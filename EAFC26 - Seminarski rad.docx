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F2DC" w14:textId="3916375D" w:rsidR="009F0CE8" w:rsidRPr="009F0CE8" w:rsidRDefault="009F0CE8" w:rsidP="009F0CE8">
      <w:pPr>
        <w:jc w:val="center"/>
      </w:pPr>
      <w:r w:rsidRPr="009F0CE8">
        <w:rPr>
          <w:noProof/>
        </w:rPr>
        <w:drawing>
          <wp:inline distT="0" distB="0" distL="0" distR="0" wp14:anchorId="641360C9" wp14:editId="6ED15E39">
            <wp:extent cx="2524125" cy="2524125"/>
            <wp:effectExtent l="0" t="0" r="9525" b="9525"/>
            <wp:docPr id="630396139" name="Picture 2" descr="A blue and silver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silver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4125" cy="2524125"/>
                    </a:xfrm>
                    <a:prstGeom prst="rect">
                      <a:avLst/>
                    </a:prstGeom>
                    <a:noFill/>
                    <a:ln>
                      <a:noFill/>
                    </a:ln>
                  </pic:spPr>
                </pic:pic>
              </a:graphicData>
            </a:graphic>
          </wp:inline>
        </w:drawing>
      </w:r>
    </w:p>
    <w:p w14:paraId="5F95B4B7" w14:textId="77777777" w:rsidR="009F0CE8" w:rsidRPr="009F0CE8" w:rsidRDefault="009F0CE8" w:rsidP="009F0CE8">
      <w:pPr>
        <w:jc w:val="center"/>
        <w:rPr>
          <w:b/>
          <w:bCs/>
          <w:sz w:val="28"/>
          <w:szCs w:val="28"/>
        </w:rPr>
      </w:pPr>
      <w:r w:rsidRPr="009F0CE8">
        <w:rPr>
          <w:b/>
          <w:bCs/>
          <w:sz w:val="28"/>
          <w:szCs w:val="28"/>
        </w:rPr>
        <w:t>INSTITUT ZA MATEMATIKU I INFORMATIKU</w:t>
      </w:r>
      <w:r w:rsidRPr="009F0CE8">
        <w:rPr>
          <w:b/>
          <w:bCs/>
          <w:sz w:val="28"/>
          <w:szCs w:val="28"/>
        </w:rPr>
        <w:br/>
        <w:t>PRIRODNO-MATEMATIČKI FAKULTET UNIVERZITET U KRAGUJEVCU</w:t>
      </w:r>
    </w:p>
    <w:p w14:paraId="0D42C5AC" w14:textId="77777777" w:rsidR="009F0CE8" w:rsidRPr="009F0CE8" w:rsidRDefault="009F0CE8" w:rsidP="009F0CE8">
      <w:pPr>
        <w:jc w:val="center"/>
        <w:rPr>
          <w:b/>
          <w:bCs/>
          <w:sz w:val="28"/>
          <w:szCs w:val="28"/>
        </w:rPr>
      </w:pPr>
      <w:r w:rsidRPr="009F0CE8">
        <w:rPr>
          <w:b/>
          <w:bCs/>
          <w:sz w:val="28"/>
          <w:szCs w:val="28"/>
        </w:rPr>
        <w:t>SEMINARSKI RAD</w:t>
      </w:r>
    </w:p>
    <w:p w14:paraId="55A60E42" w14:textId="4E1CC2E1" w:rsidR="009F0CE8" w:rsidRPr="009F0CE8" w:rsidRDefault="009F0CE8" w:rsidP="009F0CE8">
      <w:pPr>
        <w:jc w:val="center"/>
        <w:rPr>
          <w:b/>
          <w:bCs/>
          <w:sz w:val="28"/>
          <w:szCs w:val="28"/>
        </w:rPr>
      </w:pPr>
      <w:r w:rsidRPr="009F0CE8">
        <w:rPr>
          <w:b/>
          <w:bCs/>
          <w:sz w:val="28"/>
          <w:szCs w:val="28"/>
        </w:rPr>
        <w:t>PREDSTAVLJANJE I TUMAČENJE SKUPA PODATAKA „</w:t>
      </w:r>
      <w:r>
        <w:rPr>
          <w:b/>
          <w:bCs/>
          <w:sz w:val="28"/>
          <w:szCs w:val="28"/>
        </w:rPr>
        <w:t>EAFC 2026 PLAYER DATABASE</w:t>
      </w:r>
      <w:r w:rsidRPr="009F0CE8">
        <w:rPr>
          <w:b/>
          <w:bCs/>
          <w:sz w:val="28"/>
          <w:szCs w:val="28"/>
        </w:rPr>
        <w:t>”</w:t>
      </w:r>
    </w:p>
    <w:p w14:paraId="5E7DCB59" w14:textId="77777777" w:rsidR="009F0CE8" w:rsidRPr="009F0CE8" w:rsidRDefault="009F0CE8" w:rsidP="009F0CE8"/>
    <w:p w14:paraId="1AEEF937" w14:textId="77777777" w:rsidR="009F0CE8" w:rsidRPr="009F0CE8" w:rsidRDefault="009F0CE8" w:rsidP="009F0CE8"/>
    <w:p w14:paraId="5CDB6B53" w14:textId="77777777" w:rsidR="009F0CE8" w:rsidRPr="009F0CE8" w:rsidRDefault="009F0CE8" w:rsidP="009F0CE8"/>
    <w:p w14:paraId="68B13FC4" w14:textId="77777777" w:rsidR="009F0CE8" w:rsidRPr="009F0CE8" w:rsidRDefault="009F0CE8" w:rsidP="009F0CE8"/>
    <w:p w14:paraId="72E842A1" w14:textId="77777777" w:rsidR="009F0CE8" w:rsidRPr="009F0CE8" w:rsidRDefault="009F0CE8" w:rsidP="009F0CE8"/>
    <w:tbl>
      <w:tblPr>
        <w:tblStyle w:val="TableGrid"/>
        <w:tblW w:w="939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95"/>
        <w:gridCol w:w="4695"/>
      </w:tblGrid>
      <w:tr w:rsidR="009F0CE8" w:rsidRPr="009F0CE8" w14:paraId="2E37981D" w14:textId="77777777">
        <w:trPr>
          <w:trHeight w:val="300"/>
        </w:trPr>
        <w:tc>
          <w:tcPr>
            <w:tcW w:w="4695" w:type="dxa"/>
            <w:tcBorders>
              <w:top w:val="nil"/>
              <w:left w:val="nil"/>
              <w:bottom w:val="nil"/>
              <w:right w:val="nil"/>
            </w:tcBorders>
            <w:tcMar>
              <w:top w:w="0" w:type="dxa"/>
              <w:left w:w="105" w:type="dxa"/>
              <w:bottom w:w="0" w:type="dxa"/>
              <w:right w:w="105" w:type="dxa"/>
            </w:tcMar>
            <w:hideMark/>
          </w:tcPr>
          <w:p w14:paraId="53510110" w14:textId="6B94643C" w:rsidR="009F0CE8" w:rsidRPr="009F0CE8" w:rsidRDefault="009F0CE8" w:rsidP="009F0CE8">
            <w:pPr>
              <w:spacing w:after="160" w:line="278" w:lineRule="auto"/>
              <w:rPr>
                <w:b/>
              </w:rPr>
            </w:pPr>
            <w:r w:rsidRPr="009F0CE8">
              <w:rPr>
                <w:b/>
              </w:rPr>
              <w:t>Student</w:t>
            </w:r>
            <w:r>
              <w:rPr>
                <w:b/>
              </w:rPr>
              <w:t>i</w:t>
            </w:r>
            <w:r w:rsidRPr="009F0CE8">
              <w:rPr>
                <w:b/>
              </w:rPr>
              <w:t>:</w:t>
            </w:r>
          </w:p>
        </w:tc>
        <w:tc>
          <w:tcPr>
            <w:tcW w:w="4695" w:type="dxa"/>
            <w:tcBorders>
              <w:top w:val="nil"/>
              <w:left w:val="nil"/>
              <w:bottom w:val="nil"/>
              <w:right w:val="nil"/>
            </w:tcBorders>
            <w:tcMar>
              <w:top w:w="0" w:type="dxa"/>
              <w:left w:w="105" w:type="dxa"/>
              <w:bottom w:w="0" w:type="dxa"/>
              <w:right w:w="105" w:type="dxa"/>
            </w:tcMar>
            <w:vAlign w:val="center"/>
            <w:hideMark/>
          </w:tcPr>
          <w:p w14:paraId="65A2B646" w14:textId="7B05203B" w:rsidR="009F0CE8" w:rsidRPr="009F0CE8" w:rsidRDefault="009F0CE8" w:rsidP="009F0CE8">
            <w:pPr>
              <w:spacing w:after="160" w:line="278" w:lineRule="auto"/>
              <w:jc w:val="right"/>
            </w:pPr>
            <w:r>
              <w:rPr>
                <w:b/>
                <w:bCs/>
              </w:rPr>
              <w:t>Predmetni profesor</w:t>
            </w:r>
            <w:r w:rsidRPr="009F0CE8">
              <w:rPr>
                <w:b/>
                <w:bCs/>
              </w:rPr>
              <w:t>:</w:t>
            </w:r>
          </w:p>
        </w:tc>
      </w:tr>
      <w:tr w:rsidR="009F0CE8" w:rsidRPr="009F0CE8" w14:paraId="725D1C3B" w14:textId="77777777">
        <w:trPr>
          <w:trHeight w:val="300"/>
        </w:trPr>
        <w:tc>
          <w:tcPr>
            <w:tcW w:w="4695" w:type="dxa"/>
            <w:tcBorders>
              <w:top w:val="nil"/>
              <w:left w:val="nil"/>
              <w:bottom w:val="nil"/>
              <w:right w:val="nil"/>
            </w:tcBorders>
            <w:tcMar>
              <w:top w:w="0" w:type="dxa"/>
              <w:left w:w="105" w:type="dxa"/>
              <w:bottom w:w="0" w:type="dxa"/>
              <w:right w:w="105" w:type="dxa"/>
            </w:tcMar>
            <w:hideMark/>
          </w:tcPr>
          <w:p w14:paraId="08AB3C4C" w14:textId="5504F89D" w:rsidR="009F0CE8" w:rsidRDefault="009F0CE8" w:rsidP="009F0CE8">
            <w:pPr>
              <w:spacing w:after="160" w:line="278" w:lineRule="auto"/>
              <w:rPr>
                <w:lang w:val="sr-Latn-RS"/>
              </w:rPr>
            </w:pPr>
            <w:r>
              <w:t xml:space="preserve">Aleksa </w:t>
            </w:r>
            <w:r>
              <w:rPr>
                <w:lang w:val="sr-Latn-RS"/>
              </w:rPr>
              <w:t>Đorđević 51/2022</w:t>
            </w:r>
          </w:p>
          <w:p w14:paraId="54C31718" w14:textId="77777777" w:rsidR="009F0CE8" w:rsidRDefault="009F0CE8" w:rsidP="009F0CE8">
            <w:pPr>
              <w:spacing w:after="160" w:line="278" w:lineRule="auto"/>
              <w:rPr>
                <w:lang w:val="sr-Latn-RS"/>
              </w:rPr>
            </w:pPr>
            <w:r>
              <w:rPr>
                <w:lang w:val="sr-Latn-RS"/>
              </w:rPr>
              <w:t>Nikola Živadinović 55/2022</w:t>
            </w:r>
          </w:p>
          <w:p w14:paraId="25D34D9B" w14:textId="0CE21279" w:rsidR="009F0CE8" w:rsidRPr="009F0CE8" w:rsidRDefault="009F0CE8" w:rsidP="009F0CE8">
            <w:pPr>
              <w:spacing w:after="160" w:line="278" w:lineRule="auto"/>
              <w:rPr>
                <w:lang w:val="sr-Latn-RS"/>
              </w:rPr>
            </w:pPr>
            <w:r>
              <w:rPr>
                <w:lang w:val="sr-Latn-RS"/>
              </w:rPr>
              <w:t>Bogdan Jevtić 59/2022</w:t>
            </w:r>
          </w:p>
        </w:tc>
        <w:tc>
          <w:tcPr>
            <w:tcW w:w="4695" w:type="dxa"/>
            <w:tcBorders>
              <w:top w:val="nil"/>
              <w:left w:val="nil"/>
              <w:bottom w:val="nil"/>
              <w:right w:val="nil"/>
            </w:tcBorders>
            <w:tcMar>
              <w:top w:w="0" w:type="dxa"/>
              <w:left w:w="105" w:type="dxa"/>
              <w:bottom w:w="0" w:type="dxa"/>
              <w:right w:w="105" w:type="dxa"/>
            </w:tcMar>
            <w:hideMark/>
          </w:tcPr>
          <w:p w14:paraId="3654E835" w14:textId="7C76908D" w:rsidR="009F0CE8" w:rsidRPr="009F0CE8" w:rsidRDefault="009F0CE8" w:rsidP="009F0CE8">
            <w:pPr>
              <w:spacing w:after="160" w:line="278" w:lineRule="auto"/>
              <w:jc w:val="right"/>
            </w:pPr>
            <w:r w:rsidRPr="009F0CE8">
              <w:t>Branko Arsić</w:t>
            </w:r>
          </w:p>
        </w:tc>
      </w:tr>
      <w:tr w:rsidR="009F0CE8" w:rsidRPr="009F0CE8" w14:paraId="380F93E2" w14:textId="77777777">
        <w:trPr>
          <w:trHeight w:val="300"/>
        </w:trPr>
        <w:tc>
          <w:tcPr>
            <w:tcW w:w="4695" w:type="dxa"/>
            <w:tcBorders>
              <w:top w:val="nil"/>
              <w:left w:val="nil"/>
              <w:bottom w:val="nil"/>
              <w:right w:val="nil"/>
            </w:tcBorders>
            <w:tcMar>
              <w:top w:w="0" w:type="dxa"/>
              <w:left w:w="105" w:type="dxa"/>
              <w:bottom w:w="0" w:type="dxa"/>
              <w:right w:w="105" w:type="dxa"/>
            </w:tcMar>
          </w:tcPr>
          <w:p w14:paraId="7911019C" w14:textId="77777777" w:rsidR="009F0CE8" w:rsidRPr="009F0CE8" w:rsidRDefault="009F0CE8" w:rsidP="009F0CE8">
            <w:pPr>
              <w:spacing w:after="160" w:line="278" w:lineRule="auto"/>
            </w:pPr>
          </w:p>
        </w:tc>
        <w:tc>
          <w:tcPr>
            <w:tcW w:w="4695" w:type="dxa"/>
            <w:tcBorders>
              <w:top w:val="nil"/>
              <w:left w:val="nil"/>
              <w:bottom w:val="nil"/>
              <w:right w:val="nil"/>
            </w:tcBorders>
            <w:tcMar>
              <w:top w:w="0" w:type="dxa"/>
              <w:left w:w="105" w:type="dxa"/>
              <w:bottom w:w="0" w:type="dxa"/>
              <w:right w:w="105" w:type="dxa"/>
            </w:tcMar>
          </w:tcPr>
          <w:p w14:paraId="1C77B962" w14:textId="77777777" w:rsidR="009F0CE8" w:rsidRPr="009F0CE8" w:rsidRDefault="009F0CE8" w:rsidP="009F0CE8">
            <w:pPr>
              <w:spacing w:after="160" w:line="278" w:lineRule="auto"/>
            </w:pPr>
          </w:p>
        </w:tc>
      </w:tr>
      <w:tr w:rsidR="009F0CE8" w:rsidRPr="009F0CE8" w14:paraId="2D1548A3" w14:textId="77777777">
        <w:trPr>
          <w:trHeight w:val="300"/>
        </w:trPr>
        <w:tc>
          <w:tcPr>
            <w:tcW w:w="4695" w:type="dxa"/>
            <w:tcBorders>
              <w:top w:val="nil"/>
              <w:left w:val="nil"/>
              <w:bottom w:val="nil"/>
              <w:right w:val="nil"/>
            </w:tcBorders>
            <w:tcMar>
              <w:top w:w="0" w:type="dxa"/>
              <w:left w:w="105" w:type="dxa"/>
              <w:bottom w:w="0" w:type="dxa"/>
              <w:right w:w="105" w:type="dxa"/>
            </w:tcMar>
          </w:tcPr>
          <w:p w14:paraId="48A9102E" w14:textId="7B825973" w:rsidR="009F0CE8" w:rsidRPr="009F0CE8" w:rsidRDefault="009F0CE8" w:rsidP="009F0CE8">
            <w:pPr>
              <w:spacing w:after="160" w:line="278" w:lineRule="auto"/>
              <w:rPr>
                <w:u w:val="single"/>
              </w:rPr>
            </w:pPr>
          </w:p>
        </w:tc>
        <w:tc>
          <w:tcPr>
            <w:tcW w:w="4695" w:type="dxa"/>
            <w:tcBorders>
              <w:top w:val="nil"/>
              <w:left w:val="nil"/>
              <w:bottom w:val="nil"/>
              <w:right w:val="nil"/>
            </w:tcBorders>
            <w:tcMar>
              <w:top w:w="0" w:type="dxa"/>
              <w:left w:w="105" w:type="dxa"/>
              <w:bottom w:w="0" w:type="dxa"/>
              <w:right w:w="105" w:type="dxa"/>
            </w:tcMar>
          </w:tcPr>
          <w:p w14:paraId="18DE8EB4" w14:textId="77777777" w:rsidR="009F0CE8" w:rsidRPr="009F0CE8" w:rsidRDefault="009F0CE8" w:rsidP="009F0CE8">
            <w:pPr>
              <w:spacing w:after="160" w:line="278" w:lineRule="auto"/>
              <w:rPr>
                <w:u w:val="single"/>
              </w:rPr>
            </w:pPr>
          </w:p>
        </w:tc>
      </w:tr>
    </w:tbl>
    <w:p w14:paraId="56C3198C" w14:textId="1728CDF5" w:rsidR="009F0CE8" w:rsidRDefault="009F0CE8" w:rsidP="009F0CE8">
      <w:pPr>
        <w:jc w:val="center"/>
      </w:pPr>
      <w:r>
        <w:t>Januar</w:t>
      </w:r>
      <w:r w:rsidRPr="009F0CE8">
        <w:t>, 202</w:t>
      </w:r>
      <w:r>
        <w:t>6</w:t>
      </w:r>
    </w:p>
    <w:p w14:paraId="1247E1D5" w14:textId="77777777" w:rsidR="009F0CE8" w:rsidRDefault="009F0CE8" w:rsidP="009F0CE8">
      <w:pPr>
        <w:jc w:val="center"/>
      </w:pPr>
    </w:p>
    <w:sdt>
      <w:sdtPr>
        <w:rPr>
          <w:rFonts w:asciiTheme="minorHAnsi" w:eastAsiaTheme="minorEastAsia" w:hAnsiTheme="minorHAnsi" w:cstheme="minorBidi"/>
          <w:color w:val="auto"/>
          <w:kern w:val="2"/>
          <w:sz w:val="24"/>
          <w:szCs w:val="24"/>
          <w14:ligatures w14:val="standardContextual"/>
        </w:rPr>
        <w:id w:val="198508093"/>
        <w:docPartObj>
          <w:docPartGallery w:val="Table of Contents"/>
          <w:docPartUnique/>
        </w:docPartObj>
      </w:sdtPr>
      <w:sdtEndPr>
        <w:rPr>
          <w:b/>
        </w:rPr>
      </w:sdtEndPr>
      <w:sdtContent>
        <w:p w14:paraId="107A7207" w14:textId="3B51542F" w:rsidR="00535361" w:rsidRDefault="00535361">
          <w:pPr>
            <w:pStyle w:val="TOCHeading"/>
          </w:pPr>
          <w:r>
            <w:t>Sadržaj</w:t>
          </w:r>
        </w:p>
        <w:p w14:paraId="2782592C" w14:textId="7EDBAC0A" w:rsidR="00F3174B" w:rsidRDefault="0053536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237922" w:history="1">
            <w:r w:rsidR="00F3174B" w:rsidRPr="00175DBF">
              <w:rPr>
                <w:rStyle w:val="Hyperlink"/>
                <w:noProof/>
              </w:rPr>
              <w:t>Opis baze podataka (Uvod)</w:t>
            </w:r>
            <w:r w:rsidR="00F3174B">
              <w:rPr>
                <w:noProof/>
                <w:webHidden/>
              </w:rPr>
              <w:tab/>
            </w:r>
            <w:r w:rsidR="00F3174B">
              <w:rPr>
                <w:noProof/>
                <w:webHidden/>
              </w:rPr>
              <w:fldChar w:fldCharType="begin"/>
            </w:r>
            <w:r w:rsidR="00F3174B">
              <w:rPr>
                <w:noProof/>
                <w:webHidden/>
              </w:rPr>
              <w:instrText xml:space="preserve"> PAGEREF _Toc222237922 \h </w:instrText>
            </w:r>
            <w:r w:rsidR="00F3174B">
              <w:rPr>
                <w:noProof/>
                <w:webHidden/>
              </w:rPr>
            </w:r>
            <w:r w:rsidR="00F3174B">
              <w:rPr>
                <w:noProof/>
                <w:webHidden/>
              </w:rPr>
              <w:fldChar w:fldCharType="separate"/>
            </w:r>
            <w:r w:rsidR="00F3174B">
              <w:rPr>
                <w:noProof/>
                <w:webHidden/>
              </w:rPr>
              <w:t>5</w:t>
            </w:r>
            <w:r w:rsidR="00F3174B">
              <w:rPr>
                <w:noProof/>
                <w:webHidden/>
              </w:rPr>
              <w:fldChar w:fldCharType="end"/>
            </w:r>
          </w:hyperlink>
        </w:p>
        <w:p w14:paraId="4EA3BD28" w14:textId="339B88A9" w:rsidR="00F3174B" w:rsidRDefault="00F3174B">
          <w:pPr>
            <w:pStyle w:val="TOC1"/>
            <w:tabs>
              <w:tab w:val="right" w:leader="dot" w:pos="9350"/>
            </w:tabs>
            <w:rPr>
              <w:rFonts w:eastAsiaTheme="minorEastAsia"/>
              <w:noProof/>
            </w:rPr>
          </w:pPr>
          <w:hyperlink w:anchor="_Toc222237923" w:history="1">
            <w:r w:rsidRPr="00175DBF">
              <w:rPr>
                <w:rStyle w:val="Hyperlink"/>
                <w:noProof/>
              </w:rPr>
              <w:t>Opis problema i motivacija</w:t>
            </w:r>
            <w:r>
              <w:rPr>
                <w:noProof/>
                <w:webHidden/>
              </w:rPr>
              <w:tab/>
            </w:r>
            <w:r>
              <w:rPr>
                <w:noProof/>
                <w:webHidden/>
              </w:rPr>
              <w:fldChar w:fldCharType="begin"/>
            </w:r>
            <w:r>
              <w:rPr>
                <w:noProof/>
                <w:webHidden/>
              </w:rPr>
              <w:instrText xml:space="preserve"> PAGEREF _Toc222237923 \h </w:instrText>
            </w:r>
            <w:r>
              <w:rPr>
                <w:noProof/>
                <w:webHidden/>
              </w:rPr>
            </w:r>
            <w:r>
              <w:rPr>
                <w:noProof/>
                <w:webHidden/>
              </w:rPr>
              <w:fldChar w:fldCharType="separate"/>
            </w:r>
            <w:r>
              <w:rPr>
                <w:noProof/>
                <w:webHidden/>
              </w:rPr>
              <w:t>6</w:t>
            </w:r>
            <w:r>
              <w:rPr>
                <w:noProof/>
                <w:webHidden/>
              </w:rPr>
              <w:fldChar w:fldCharType="end"/>
            </w:r>
          </w:hyperlink>
        </w:p>
        <w:p w14:paraId="7A9C8F01" w14:textId="73309014" w:rsidR="00F3174B" w:rsidRDefault="00F3174B">
          <w:pPr>
            <w:pStyle w:val="TOC1"/>
            <w:tabs>
              <w:tab w:val="right" w:leader="dot" w:pos="9350"/>
            </w:tabs>
            <w:rPr>
              <w:rFonts w:eastAsiaTheme="minorEastAsia"/>
              <w:noProof/>
            </w:rPr>
          </w:pPr>
          <w:hyperlink w:anchor="_Toc222237924" w:history="1">
            <w:r w:rsidRPr="00175DBF">
              <w:rPr>
                <w:rStyle w:val="Hyperlink"/>
                <w:noProof/>
              </w:rPr>
              <w:t>Opis podataka</w:t>
            </w:r>
            <w:r>
              <w:rPr>
                <w:noProof/>
                <w:webHidden/>
              </w:rPr>
              <w:tab/>
            </w:r>
            <w:r>
              <w:rPr>
                <w:noProof/>
                <w:webHidden/>
              </w:rPr>
              <w:fldChar w:fldCharType="begin"/>
            </w:r>
            <w:r>
              <w:rPr>
                <w:noProof/>
                <w:webHidden/>
              </w:rPr>
              <w:instrText xml:space="preserve"> PAGEREF _Toc222237924 \h </w:instrText>
            </w:r>
            <w:r>
              <w:rPr>
                <w:noProof/>
                <w:webHidden/>
              </w:rPr>
            </w:r>
            <w:r>
              <w:rPr>
                <w:noProof/>
                <w:webHidden/>
              </w:rPr>
              <w:fldChar w:fldCharType="separate"/>
            </w:r>
            <w:r>
              <w:rPr>
                <w:noProof/>
                <w:webHidden/>
              </w:rPr>
              <w:t>7</w:t>
            </w:r>
            <w:r>
              <w:rPr>
                <w:noProof/>
                <w:webHidden/>
              </w:rPr>
              <w:fldChar w:fldCharType="end"/>
            </w:r>
          </w:hyperlink>
        </w:p>
        <w:p w14:paraId="632713A5" w14:textId="0950D654" w:rsidR="00F3174B" w:rsidRDefault="00F3174B">
          <w:pPr>
            <w:pStyle w:val="TOC1"/>
            <w:tabs>
              <w:tab w:val="right" w:leader="dot" w:pos="9350"/>
            </w:tabs>
            <w:rPr>
              <w:rFonts w:eastAsiaTheme="minorEastAsia"/>
              <w:noProof/>
            </w:rPr>
          </w:pPr>
          <w:hyperlink w:anchor="_Toc222237925" w:history="1">
            <w:r w:rsidRPr="00175DBF">
              <w:rPr>
                <w:rStyle w:val="Hyperlink"/>
                <w:noProof/>
              </w:rPr>
              <w:t>Opis ciljne promenljive</w:t>
            </w:r>
            <w:r>
              <w:rPr>
                <w:noProof/>
                <w:webHidden/>
              </w:rPr>
              <w:tab/>
            </w:r>
            <w:r>
              <w:rPr>
                <w:noProof/>
                <w:webHidden/>
              </w:rPr>
              <w:fldChar w:fldCharType="begin"/>
            </w:r>
            <w:r>
              <w:rPr>
                <w:noProof/>
                <w:webHidden/>
              </w:rPr>
              <w:instrText xml:space="preserve"> PAGEREF _Toc222237925 \h </w:instrText>
            </w:r>
            <w:r>
              <w:rPr>
                <w:noProof/>
                <w:webHidden/>
              </w:rPr>
            </w:r>
            <w:r>
              <w:rPr>
                <w:noProof/>
                <w:webHidden/>
              </w:rPr>
              <w:fldChar w:fldCharType="separate"/>
            </w:r>
            <w:r>
              <w:rPr>
                <w:noProof/>
                <w:webHidden/>
              </w:rPr>
              <w:t>12</w:t>
            </w:r>
            <w:r>
              <w:rPr>
                <w:noProof/>
                <w:webHidden/>
              </w:rPr>
              <w:fldChar w:fldCharType="end"/>
            </w:r>
          </w:hyperlink>
        </w:p>
        <w:p w14:paraId="6D298B90" w14:textId="5F29B05D" w:rsidR="00F3174B" w:rsidRDefault="00F3174B">
          <w:pPr>
            <w:pStyle w:val="TOC1"/>
            <w:tabs>
              <w:tab w:val="right" w:leader="dot" w:pos="9350"/>
            </w:tabs>
            <w:rPr>
              <w:rFonts w:eastAsiaTheme="minorEastAsia"/>
              <w:noProof/>
            </w:rPr>
          </w:pPr>
          <w:hyperlink w:anchor="_Toc222237926" w:history="1">
            <w:r w:rsidRPr="00175DBF">
              <w:rPr>
                <w:rStyle w:val="Hyperlink"/>
                <w:noProof/>
              </w:rPr>
              <w:t>Vizualizacija podatka</w:t>
            </w:r>
            <w:r>
              <w:rPr>
                <w:noProof/>
                <w:webHidden/>
              </w:rPr>
              <w:tab/>
            </w:r>
            <w:r>
              <w:rPr>
                <w:noProof/>
                <w:webHidden/>
              </w:rPr>
              <w:fldChar w:fldCharType="begin"/>
            </w:r>
            <w:r>
              <w:rPr>
                <w:noProof/>
                <w:webHidden/>
              </w:rPr>
              <w:instrText xml:space="preserve"> PAGEREF _Toc222237926 \h </w:instrText>
            </w:r>
            <w:r>
              <w:rPr>
                <w:noProof/>
                <w:webHidden/>
              </w:rPr>
            </w:r>
            <w:r>
              <w:rPr>
                <w:noProof/>
                <w:webHidden/>
              </w:rPr>
              <w:fldChar w:fldCharType="separate"/>
            </w:r>
            <w:r>
              <w:rPr>
                <w:noProof/>
                <w:webHidden/>
              </w:rPr>
              <w:t>15</w:t>
            </w:r>
            <w:r>
              <w:rPr>
                <w:noProof/>
                <w:webHidden/>
              </w:rPr>
              <w:fldChar w:fldCharType="end"/>
            </w:r>
          </w:hyperlink>
        </w:p>
        <w:p w14:paraId="6DDBFF5B" w14:textId="3DD0F03E" w:rsidR="00F3174B" w:rsidRDefault="00F3174B">
          <w:pPr>
            <w:pStyle w:val="TOC2"/>
            <w:tabs>
              <w:tab w:val="right" w:leader="dot" w:pos="9350"/>
            </w:tabs>
            <w:rPr>
              <w:rFonts w:eastAsiaTheme="minorEastAsia"/>
              <w:noProof/>
            </w:rPr>
          </w:pPr>
          <w:hyperlink w:anchor="_Toc222237927" w:history="1">
            <w:r w:rsidRPr="00175DBF">
              <w:rPr>
                <w:rStyle w:val="Hyperlink"/>
                <w:noProof/>
              </w:rPr>
              <w:t>Uvod</w:t>
            </w:r>
            <w:r>
              <w:rPr>
                <w:noProof/>
                <w:webHidden/>
              </w:rPr>
              <w:tab/>
            </w:r>
            <w:r>
              <w:rPr>
                <w:noProof/>
                <w:webHidden/>
              </w:rPr>
              <w:fldChar w:fldCharType="begin"/>
            </w:r>
            <w:r>
              <w:rPr>
                <w:noProof/>
                <w:webHidden/>
              </w:rPr>
              <w:instrText xml:space="preserve"> PAGEREF _Toc222237927 \h </w:instrText>
            </w:r>
            <w:r>
              <w:rPr>
                <w:noProof/>
                <w:webHidden/>
              </w:rPr>
            </w:r>
            <w:r>
              <w:rPr>
                <w:noProof/>
                <w:webHidden/>
              </w:rPr>
              <w:fldChar w:fldCharType="separate"/>
            </w:r>
            <w:r>
              <w:rPr>
                <w:noProof/>
                <w:webHidden/>
              </w:rPr>
              <w:t>15</w:t>
            </w:r>
            <w:r>
              <w:rPr>
                <w:noProof/>
                <w:webHidden/>
              </w:rPr>
              <w:fldChar w:fldCharType="end"/>
            </w:r>
          </w:hyperlink>
        </w:p>
        <w:p w14:paraId="2BE04391" w14:textId="1718F5AF" w:rsidR="00F3174B" w:rsidRDefault="00F3174B">
          <w:pPr>
            <w:pStyle w:val="TOC2"/>
            <w:tabs>
              <w:tab w:val="right" w:leader="dot" w:pos="9350"/>
            </w:tabs>
            <w:rPr>
              <w:rFonts w:eastAsiaTheme="minorEastAsia"/>
              <w:noProof/>
            </w:rPr>
          </w:pPr>
          <w:hyperlink w:anchor="_Toc222237928" w:history="1">
            <w:r w:rsidRPr="00175DBF">
              <w:rPr>
                <w:rStyle w:val="Hyperlink"/>
                <w:noProof/>
              </w:rPr>
              <w:t>Univarijantne analize napadača</w:t>
            </w:r>
            <w:r>
              <w:rPr>
                <w:noProof/>
                <w:webHidden/>
              </w:rPr>
              <w:tab/>
            </w:r>
            <w:r>
              <w:rPr>
                <w:noProof/>
                <w:webHidden/>
              </w:rPr>
              <w:fldChar w:fldCharType="begin"/>
            </w:r>
            <w:r>
              <w:rPr>
                <w:noProof/>
                <w:webHidden/>
              </w:rPr>
              <w:instrText xml:space="preserve"> PAGEREF _Toc222237928 \h </w:instrText>
            </w:r>
            <w:r>
              <w:rPr>
                <w:noProof/>
                <w:webHidden/>
              </w:rPr>
            </w:r>
            <w:r>
              <w:rPr>
                <w:noProof/>
                <w:webHidden/>
              </w:rPr>
              <w:fldChar w:fldCharType="separate"/>
            </w:r>
            <w:r>
              <w:rPr>
                <w:noProof/>
                <w:webHidden/>
              </w:rPr>
              <w:t>17</w:t>
            </w:r>
            <w:r>
              <w:rPr>
                <w:noProof/>
                <w:webHidden/>
              </w:rPr>
              <w:fldChar w:fldCharType="end"/>
            </w:r>
          </w:hyperlink>
        </w:p>
        <w:p w14:paraId="558CCEBE" w14:textId="192DC228" w:rsidR="00F3174B" w:rsidRDefault="00F3174B">
          <w:pPr>
            <w:pStyle w:val="TOC3"/>
            <w:tabs>
              <w:tab w:val="right" w:leader="dot" w:pos="9350"/>
            </w:tabs>
            <w:rPr>
              <w:rFonts w:eastAsiaTheme="minorEastAsia"/>
              <w:noProof/>
            </w:rPr>
          </w:pPr>
          <w:hyperlink w:anchor="_Toc222237929" w:history="1">
            <w:r w:rsidRPr="00175DBF">
              <w:rPr>
                <w:rStyle w:val="Hyperlink"/>
                <w:noProof/>
              </w:rPr>
              <w:t xml:space="preserve">Analiza pozicija napadača na osnovu parametra </w:t>
            </w:r>
            <w:r w:rsidRPr="00175DBF">
              <w:rPr>
                <w:rStyle w:val="Hyperlink"/>
                <w:b/>
                <w:noProof/>
              </w:rPr>
              <w:t>Volleys</w:t>
            </w:r>
            <w:r>
              <w:rPr>
                <w:noProof/>
                <w:webHidden/>
              </w:rPr>
              <w:tab/>
            </w:r>
            <w:r>
              <w:rPr>
                <w:noProof/>
                <w:webHidden/>
              </w:rPr>
              <w:fldChar w:fldCharType="begin"/>
            </w:r>
            <w:r>
              <w:rPr>
                <w:noProof/>
                <w:webHidden/>
              </w:rPr>
              <w:instrText xml:space="preserve"> PAGEREF _Toc222237929 \h </w:instrText>
            </w:r>
            <w:r>
              <w:rPr>
                <w:noProof/>
                <w:webHidden/>
              </w:rPr>
            </w:r>
            <w:r>
              <w:rPr>
                <w:noProof/>
                <w:webHidden/>
              </w:rPr>
              <w:fldChar w:fldCharType="separate"/>
            </w:r>
            <w:r>
              <w:rPr>
                <w:noProof/>
                <w:webHidden/>
              </w:rPr>
              <w:t>17</w:t>
            </w:r>
            <w:r>
              <w:rPr>
                <w:noProof/>
                <w:webHidden/>
              </w:rPr>
              <w:fldChar w:fldCharType="end"/>
            </w:r>
          </w:hyperlink>
        </w:p>
        <w:p w14:paraId="15E42A4A" w14:textId="04E93DB1" w:rsidR="00F3174B" w:rsidRDefault="00F3174B">
          <w:pPr>
            <w:pStyle w:val="TOC3"/>
            <w:tabs>
              <w:tab w:val="right" w:leader="dot" w:pos="9350"/>
            </w:tabs>
            <w:rPr>
              <w:rFonts w:eastAsiaTheme="minorEastAsia"/>
              <w:noProof/>
            </w:rPr>
          </w:pPr>
          <w:hyperlink w:anchor="_Toc222237930" w:history="1">
            <w:r w:rsidRPr="00175DBF">
              <w:rPr>
                <w:rStyle w:val="Hyperlink"/>
                <w:noProof/>
              </w:rPr>
              <w:t xml:space="preserve">Analiza pozicija napadača na osnovu parametra </w:t>
            </w:r>
            <w:r w:rsidRPr="00175DBF">
              <w:rPr>
                <w:rStyle w:val="Hyperlink"/>
                <w:b/>
                <w:noProof/>
              </w:rPr>
              <w:t>Finishing</w:t>
            </w:r>
            <w:r>
              <w:rPr>
                <w:noProof/>
                <w:webHidden/>
              </w:rPr>
              <w:tab/>
            </w:r>
            <w:r>
              <w:rPr>
                <w:noProof/>
                <w:webHidden/>
              </w:rPr>
              <w:fldChar w:fldCharType="begin"/>
            </w:r>
            <w:r>
              <w:rPr>
                <w:noProof/>
                <w:webHidden/>
              </w:rPr>
              <w:instrText xml:space="preserve"> PAGEREF _Toc222237930 \h </w:instrText>
            </w:r>
            <w:r>
              <w:rPr>
                <w:noProof/>
                <w:webHidden/>
              </w:rPr>
            </w:r>
            <w:r>
              <w:rPr>
                <w:noProof/>
                <w:webHidden/>
              </w:rPr>
              <w:fldChar w:fldCharType="separate"/>
            </w:r>
            <w:r>
              <w:rPr>
                <w:noProof/>
                <w:webHidden/>
              </w:rPr>
              <w:t>18</w:t>
            </w:r>
            <w:r>
              <w:rPr>
                <w:noProof/>
                <w:webHidden/>
              </w:rPr>
              <w:fldChar w:fldCharType="end"/>
            </w:r>
          </w:hyperlink>
        </w:p>
        <w:p w14:paraId="6D37157F" w14:textId="5BD934A7" w:rsidR="00F3174B" w:rsidRDefault="00F3174B">
          <w:pPr>
            <w:pStyle w:val="TOC2"/>
            <w:tabs>
              <w:tab w:val="right" w:leader="dot" w:pos="9350"/>
            </w:tabs>
            <w:rPr>
              <w:rFonts w:eastAsiaTheme="minorEastAsia"/>
              <w:noProof/>
            </w:rPr>
          </w:pPr>
          <w:hyperlink w:anchor="_Toc222237931" w:history="1">
            <w:r w:rsidRPr="00175DBF">
              <w:rPr>
                <w:rStyle w:val="Hyperlink"/>
                <w:noProof/>
              </w:rPr>
              <w:t>Univarijantne analize veznjaka</w:t>
            </w:r>
            <w:r>
              <w:rPr>
                <w:noProof/>
                <w:webHidden/>
              </w:rPr>
              <w:tab/>
            </w:r>
            <w:r>
              <w:rPr>
                <w:noProof/>
                <w:webHidden/>
              </w:rPr>
              <w:fldChar w:fldCharType="begin"/>
            </w:r>
            <w:r>
              <w:rPr>
                <w:noProof/>
                <w:webHidden/>
              </w:rPr>
              <w:instrText xml:space="preserve"> PAGEREF _Toc222237931 \h </w:instrText>
            </w:r>
            <w:r>
              <w:rPr>
                <w:noProof/>
                <w:webHidden/>
              </w:rPr>
            </w:r>
            <w:r>
              <w:rPr>
                <w:noProof/>
                <w:webHidden/>
              </w:rPr>
              <w:fldChar w:fldCharType="separate"/>
            </w:r>
            <w:r>
              <w:rPr>
                <w:noProof/>
                <w:webHidden/>
              </w:rPr>
              <w:t>20</w:t>
            </w:r>
            <w:r>
              <w:rPr>
                <w:noProof/>
                <w:webHidden/>
              </w:rPr>
              <w:fldChar w:fldCharType="end"/>
            </w:r>
          </w:hyperlink>
        </w:p>
        <w:p w14:paraId="7540A750" w14:textId="5D864716" w:rsidR="00F3174B" w:rsidRDefault="00F3174B">
          <w:pPr>
            <w:pStyle w:val="TOC3"/>
            <w:tabs>
              <w:tab w:val="right" w:leader="dot" w:pos="9350"/>
            </w:tabs>
            <w:rPr>
              <w:rFonts w:eastAsiaTheme="minorEastAsia"/>
              <w:noProof/>
            </w:rPr>
          </w:pPr>
          <w:hyperlink w:anchor="_Toc222237932" w:history="1">
            <w:r w:rsidRPr="00175DBF">
              <w:rPr>
                <w:rStyle w:val="Hyperlink"/>
                <w:noProof/>
              </w:rPr>
              <w:t>Analiza pozicije veznjaka na osnovu parametra Vision</w:t>
            </w:r>
            <w:r>
              <w:rPr>
                <w:noProof/>
                <w:webHidden/>
              </w:rPr>
              <w:tab/>
            </w:r>
            <w:r>
              <w:rPr>
                <w:noProof/>
                <w:webHidden/>
              </w:rPr>
              <w:fldChar w:fldCharType="begin"/>
            </w:r>
            <w:r>
              <w:rPr>
                <w:noProof/>
                <w:webHidden/>
              </w:rPr>
              <w:instrText xml:space="preserve"> PAGEREF _Toc222237932 \h </w:instrText>
            </w:r>
            <w:r>
              <w:rPr>
                <w:noProof/>
                <w:webHidden/>
              </w:rPr>
            </w:r>
            <w:r>
              <w:rPr>
                <w:noProof/>
                <w:webHidden/>
              </w:rPr>
              <w:fldChar w:fldCharType="separate"/>
            </w:r>
            <w:r>
              <w:rPr>
                <w:noProof/>
                <w:webHidden/>
              </w:rPr>
              <w:t>20</w:t>
            </w:r>
            <w:r>
              <w:rPr>
                <w:noProof/>
                <w:webHidden/>
              </w:rPr>
              <w:fldChar w:fldCharType="end"/>
            </w:r>
          </w:hyperlink>
        </w:p>
        <w:p w14:paraId="4C5FA3C5" w14:textId="63E758EE" w:rsidR="00F3174B" w:rsidRDefault="00F3174B">
          <w:pPr>
            <w:pStyle w:val="TOC3"/>
            <w:tabs>
              <w:tab w:val="right" w:leader="dot" w:pos="9350"/>
            </w:tabs>
            <w:rPr>
              <w:rFonts w:eastAsiaTheme="minorEastAsia"/>
              <w:noProof/>
            </w:rPr>
          </w:pPr>
          <w:hyperlink w:anchor="_Toc222237933" w:history="1">
            <w:r w:rsidRPr="00175DBF">
              <w:rPr>
                <w:rStyle w:val="Hyperlink"/>
                <w:noProof/>
              </w:rPr>
              <w:t>Analiza pozicije veznjaka na osnovu parametra Crossing</w:t>
            </w:r>
            <w:r>
              <w:rPr>
                <w:noProof/>
                <w:webHidden/>
              </w:rPr>
              <w:tab/>
            </w:r>
            <w:r>
              <w:rPr>
                <w:noProof/>
                <w:webHidden/>
              </w:rPr>
              <w:fldChar w:fldCharType="begin"/>
            </w:r>
            <w:r>
              <w:rPr>
                <w:noProof/>
                <w:webHidden/>
              </w:rPr>
              <w:instrText xml:space="preserve"> PAGEREF _Toc222237933 \h </w:instrText>
            </w:r>
            <w:r>
              <w:rPr>
                <w:noProof/>
                <w:webHidden/>
              </w:rPr>
            </w:r>
            <w:r>
              <w:rPr>
                <w:noProof/>
                <w:webHidden/>
              </w:rPr>
              <w:fldChar w:fldCharType="separate"/>
            </w:r>
            <w:r>
              <w:rPr>
                <w:noProof/>
                <w:webHidden/>
              </w:rPr>
              <w:t>21</w:t>
            </w:r>
            <w:r>
              <w:rPr>
                <w:noProof/>
                <w:webHidden/>
              </w:rPr>
              <w:fldChar w:fldCharType="end"/>
            </w:r>
          </w:hyperlink>
        </w:p>
        <w:p w14:paraId="0C1A9237" w14:textId="17EE997A" w:rsidR="00F3174B" w:rsidRDefault="00F3174B">
          <w:pPr>
            <w:pStyle w:val="TOC2"/>
            <w:tabs>
              <w:tab w:val="right" w:leader="dot" w:pos="9350"/>
            </w:tabs>
            <w:rPr>
              <w:rFonts w:eastAsiaTheme="minorEastAsia"/>
              <w:noProof/>
            </w:rPr>
          </w:pPr>
          <w:hyperlink w:anchor="_Toc222237934" w:history="1">
            <w:r w:rsidRPr="00175DBF">
              <w:rPr>
                <w:rStyle w:val="Hyperlink"/>
                <w:noProof/>
              </w:rPr>
              <w:t>Zajednička univarijantna analiza</w:t>
            </w:r>
            <w:r>
              <w:rPr>
                <w:noProof/>
                <w:webHidden/>
              </w:rPr>
              <w:tab/>
            </w:r>
            <w:r>
              <w:rPr>
                <w:noProof/>
                <w:webHidden/>
              </w:rPr>
              <w:fldChar w:fldCharType="begin"/>
            </w:r>
            <w:r>
              <w:rPr>
                <w:noProof/>
                <w:webHidden/>
              </w:rPr>
              <w:instrText xml:space="preserve"> PAGEREF _Toc222237934 \h </w:instrText>
            </w:r>
            <w:r>
              <w:rPr>
                <w:noProof/>
                <w:webHidden/>
              </w:rPr>
            </w:r>
            <w:r>
              <w:rPr>
                <w:noProof/>
                <w:webHidden/>
              </w:rPr>
              <w:fldChar w:fldCharType="separate"/>
            </w:r>
            <w:r>
              <w:rPr>
                <w:noProof/>
                <w:webHidden/>
              </w:rPr>
              <w:t>22</w:t>
            </w:r>
            <w:r>
              <w:rPr>
                <w:noProof/>
                <w:webHidden/>
              </w:rPr>
              <w:fldChar w:fldCharType="end"/>
            </w:r>
          </w:hyperlink>
        </w:p>
        <w:p w14:paraId="7267ECB1" w14:textId="2AA5A97E" w:rsidR="00F3174B" w:rsidRDefault="00F3174B">
          <w:pPr>
            <w:pStyle w:val="TOC3"/>
            <w:tabs>
              <w:tab w:val="right" w:leader="dot" w:pos="9350"/>
            </w:tabs>
            <w:rPr>
              <w:rFonts w:eastAsiaTheme="minorEastAsia"/>
              <w:noProof/>
            </w:rPr>
          </w:pPr>
          <w:hyperlink w:anchor="_Toc222237935" w:history="1">
            <w:r w:rsidRPr="00175DBF">
              <w:rPr>
                <w:rStyle w:val="Hyperlink"/>
                <w:noProof/>
              </w:rPr>
              <w:t>Distribucija tipova kartica kod veznjaka I napada</w:t>
            </w:r>
            <w:r w:rsidRPr="00175DBF">
              <w:rPr>
                <w:rStyle w:val="Hyperlink"/>
                <w:noProof/>
                <w:lang w:val="sr-Latn-RS"/>
              </w:rPr>
              <w:t>ča</w:t>
            </w:r>
            <w:r>
              <w:rPr>
                <w:noProof/>
                <w:webHidden/>
              </w:rPr>
              <w:tab/>
            </w:r>
            <w:r>
              <w:rPr>
                <w:noProof/>
                <w:webHidden/>
              </w:rPr>
              <w:fldChar w:fldCharType="begin"/>
            </w:r>
            <w:r>
              <w:rPr>
                <w:noProof/>
                <w:webHidden/>
              </w:rPr>
              <w:instrText xml:space="preserve"> PAGEREF _Toc222237935 \h </w:instrText>
            </w:r>
            <w:r>
              <w:rPr>
                <w:noProof/>
                <w:webHidden/>
              </w:rPr>
            </w:r>
            <w:r>
              <w:rPr>
                <w:noProof/>
                <w:webHidden/>
              </w:rPr>
              <w:fldChar w:fldCharType="separate"/>
            </w:r>
            <w:r>
              <w:rPr>
                <w:noProof/>
                <w:webHidden/>
              </w:rPr>
              <w:t>24</w:t>
            </w:r>
            <w:r>
              <w:rPr>
                <w:noProof/>
                <w:webHidden/>
              </w:rPr>
              <w:fldChar w:fldCharType="end"/>
            </w:r>
          </w:hyperlink>
        </w:p>
        <w:p w14:paraId="17F042A8" w14:textId="0B77E1E5" w:rsidR="00F3174B" w:rsidRDefault="00F3174B">
          <w:pPr>
            <w:pStyle w:val="TOC2"/>
            <w:tabs>
              <w:tab w:val="right" w:leader="dot" w:pos="9350"/>
            </w:tabs>
            <w:rPr>
              <w:rFonts w:eastAsiaTheme="minorEastAsia"/>
              <w:noProof/>
            </w:rPr>
          </w:pPr>
          <w:hyperlink w:anchor="_Toc222237936" w:history="1">
            <w:r w:rsidRPr="00175DBF">
              <w:rPr>
                <w:rStyle w:val="Hyperlink"/>
                <w:noProof/>
              </w:rPr>
              <w:t>Bivarijantne analize napada</w:t>
            </w:r>
            <w:r w:rsidRPr="00175DBF">
              <w:rPr>
                <w:rStyle w:val="Hyperlink"/>
                <w:noProof/>
                <w:lang w:val="sr-Latn-RS"/>
              </w:rPr>
              <w:t>ča</w:t>
            </w:r>
            <w:r>
              <w:rPr>
                <w:noProof/>
                <w:webHidden/>
              </w:rPr>
              <w:tab/>
            </w:r>
            <w:r>
              <w:rPr>
                <w:noProof/>
                <w:webHidden/>
              </w:rPr>
              <w:fldChar w:fldCharType="begin"/>
            </w:r>
            <w:r>
              <w:rPr>
                <w:noProof/>
                <w:webHidden/>
              </w:rPr>
              <w:instrText xml:space="preserve"> PAGEREF _Toc222237936 \h </w:instrText>
            </w:r>
            <w:r>
              <w:rPr>
                <w:noProof/>
                <w:webHidden/>
              </w:rPr>
            </w:r>
            <w:r>
              <w:rPr>
                <w:noProof/>
                <w:webHidden/>
              </w:rPr>
              <w:fldChar w:fldCharType="separate"/>
            </w:r>
            <w:r>
              <w:rPr>
                <w:noProof/>
                <w:webHidden/>
              </w:rPr>
              <w:t>26</w:t>
            </w:r>
            <w:r>
              <w:rPr>
                <w:noProof/>
                <w:webHidden/>
              </w:rPr>
              <w:fldChar w:fldCharType="end"/>
            </w:r>
          </w:hyperlink>
        </w:p>
        <w:p w14:paraId="7739E059" w14:textId="54D94845" w:rsidR="00F3174B" w:rsidRDefault="00F3174B">
          <w:pPr>
            <w:pStyle w:val="TOC3"/>
            <w:tabs>
              <w:tab w:val="right" w:leader="dot" w:pos="9350"/>
            </w:tabs>
            <w:rPr>
              <w:rFonts w:eastAsiaTheme="minorEastAsia"/>
              <w:noProof/>
            </w:rPr>
          </w:pPr>
          <w:hyperlink w:anchor="_Toc222237937" w:history="1">
            <w:r w:rsidRPr="00175DBF">
              <w:rPr>
                <w:rStyle w:val="Hyperlink"/>
                <w:noProof/>
              </w:rPr>
              <w:t>Korelacija između Finishing i OVR</w:t>
            </w:r>
            <w:r>
              <w:rPr>
                <w:noProof/>
                <w:webHidden/>
              </w:rPr>
              <w:tab/>
            </w:r>
            <w:r>
              <w:rPr>
                <w:noProof/>
                <w:webHidden/>
              </w:rPr>
              <w:fldChar w:fldCharType="begin"/>
            </w:r>
            <w:r>
              <w:rPr>
                <w:noProof/>
                <w:webHidden/>
              </w:rPr>
              <w:instrText xml:space="preserve"> PAGEREF _Toc222237937 \h </w:instrText>
            </w:r>
            <w:r>
              <w:rPr>
                <w:noProof/>
                <w:webHidden/>
              </w:rPr>
            </w:r>
            <w:r>
              <w:rPr>
                <w:noProof/>
                <w:webHidden/>
              </w:rPr>
              <w:fldChar w:fldCharType="separate"/>
            </w:r>
            <w:r>
              <w:rPr>
                <w:noProof/>
                <w:webHidden/>
              </w:rPr>
              <w:t>26</w:t>
            </w:r>
            <w:r>
              <w:rPr>
                <w:noProof/>
                <w:webHidden/>
              </w:rPr>
              <w:fldChar w:fldCharType="end"/>
            </w:r>
          </w:hyperlink>
        </w:p>
        <w:p w14:paraId="0260B4D1" w14:textId="255AE3FF" w:rsidR="00F3174B" w:rsidRDefault="00F3174B">
          <w:pPr>
            <w:pStyle w:val="TOC3"/>
            <w:tabs>
              <w:tab w:val="right" w:leader="dot" w:pos="9350"/>
            </w:tabs>
            <w:rPr>
              <w:rFonts w:eastAsiaTheme="minorEastAsia"/>
              <w:noProof/>
            </w:rPr>
          </w:pPr>
          <w:hyperlink w:anchor="_Toc222237938" w:history="1">
            <w:r w:rsidRPr="00175DBF">
              <w:rPr>
                <w:rStyle w:val="Hyperlink"/>
                <w:noProof/>
              </w:rPr>
              <w:t>Korelacija između Volleys I OVR</w:t>
            </w:r>
            <w:r>
              <w:rPr>
                <w:noProof/>
                <w:webHidden/>
              </w:rPr>
              <w:tab/>
            </w:r>
            <w:r>
              <w:rPr>
                <w:noProof/>
                <w:webHidden/>
              </w:rPr>
              <w:fldChar w:fldCharType="begin"/>
            </w:r>
            <w:r>
              <w:rPr>
                <w:noProof/>
                <w:webHidden/>
              </w:rPr>
              <w:instrText xml:space="preserve"> PAGEREF _Toc222237938 \h </w:instrText>
            </w:r>
            <w:r>
              <w:rPr>
                <w:noProof/>
                <w:webHidden/>
              </w:rPr>
            </w:r>
            <w:r>
              <w:rPr>
                <w:noProof/>
                <w:webHidden/>
              </w:rPr>
              <w:fldChar w:fldCharType="separate"/>
            </w:r>
            <w:r>
              <w:rPr>
                <w:noProof/>
                <w:webHidden/>
              </w:rPr>
              <w:t>27</w:t>
            </w:r>
            <w:r>
              <w:rPr>
                <w:noProof/>
                <w:webHidden/>
              </w:rPr>
              <w:fldChar w:fldCharType="end"/>
            </w:r>
          </w:hyperlink>
        </w:p>
        <w:p w14:paraId="53055A6A" w14:textId="5A5E57BE" w:rsidR="00F3174B" w:rsidRDefault="00F3174B">
          <w:pPr>
            <w:pStyle w:val="TOC2"/>
            <w:tabs>
              <w:tab w:val="right" w:leader="dot" w:pos="9350"/>
            </w:tabs>
            <w:rPr>
              <w:rFonts w:eastAsiaTheme="minorEastAsia"/>
              <w:noProof/>
            </w:rPr>
          </w:pPr>
          <w:hyperlink w:anchor="_Toc222237939" w:history="1">
            <w:r w:rsidRPr="00175DBF">
              <w:rPr>
                <w:rStyle w:val="Hyperlink"/>
                <w:noProof/>
              </w:rPr>
              <w:t>Bivarijantne analize veznjaka</w:t>
            </w:r>
            <w:r>
              <w:rPr>
                <w:noProof/>
                <w:webHidden/>
              </w:rPr>
              <w:tab/>
            </w:r>
            <w:r>
              <w:rPr>
                <w:noProof/>
                <w:webHidden/>
              </w:rPr>
              <w:fldChar w:fldCharType="begin"/>
            </w:r>
            <w:r>
              <w:rPr>
                <w:noProof/>
                <w:webHidden/>
              </w:rPr>
              <w:instrText xml:space="preserve"> PAGEREF _Toc222237939 \h </w:instrText>
            </w:r>
            <w:r>
              <w:rPr>
                <w:noProof/>
                <w:webHidden/>
              </w:rPr>
            </w:r>
            <w:r>
              <w:rPr>
                <w:noProof/>
                <w:webHidden/>
              </w:rPr>
              <w:fldChar w:fldCharType="separate"/>
            </w:r>
            <w:r>
              <w:rPr>
                <w:noProof/>
                <w:webHidden/>
              </w:rPr>
              <w:t>29</w:t>
            </w:r>
            <w:r>
              <w:rPr>
                <w:noProof/>
                <w:webHidden/>
              </w:rPr>
              <w:fldChar w:fldCharType="end"/>
            </w:r>
          </w:hyperlink>
        </w:p>
        <w:p w14:paraId="0F6A7FF6" w14:textId="21E8C396" w:rsidR="00F3174B" w:rsidRDefault="00F3174B">
          <w:pPr>
            <w:pStyle w:val="TOC3"/>
            <w:tabs>
              <w:tab w:val="right" w:leader="dot" w:pos="9350"/>
            </w:tabs>
            <w:rPr>
              <w:rFonts w:eastAsiaTheme="minorEastAsia"/>
              <w:noProof/>
            </w:rPr>
          </w:pPr>
          <w:hyperlink w:anchor="_Toc222237940" w:history="1">
            <w:r w:rsidRPr="00175DBF">
              <w:rPr>
                <w:rStyle w:val="Hyperlink"/>
                <w:noProof/>
              </w:rPr>
              <w:t>Korelacija između Vision I OVR</w:t>
            </w:r>
            <w:r>
              <w:rPr>
                <w:noProof/>
                <w:webHidden/>
              </w:rPr>
              <w:tab/>
            </w:r>
            <w:r>
              <w:rPr>
                <w:noProof/>
                <w:webHidden/>
              </w:rPr>
              <w:fldChar w:fldCharType="begin"/>
            </w:r>
            <w:r>
              <w:rPr>
                <w:noProof/>
                <w:webHidden/>
              </w:rPr>
              <w:instrText xml:space="preserve"> PAGEREF _Toc222237940 \h </w:instrText>
            </w:r>
            <w:r>
              <w:rPr>
                <w:noProof/>
                <w:webHidden/>
              </w:rPr>
            </w:r>
            <w:r>
              <w:rPr>
                <w:noProof/>
                <w:webHidden/>
              </w:rPr>
              <w:fldChar w:fldCharType="separate"/>
            </w:r>
            <w:r>
              <w:rPr>
                <w:noProof/>
                <w:webHidden/>
              </w:rPr>
              <w:t>29</w:t>
            </w:r>
            <w:r>
              <w:rPr>
                <w:noProof/>
                <w:webHidden/>
              </w:rPr>
              <w:fldChar w:fldCharType="end"/>
            </w:r>
          </w:hyperlink>
        </w:p>
        <w:p w14:paraId="03BBB69F" w14:textId="240EF364" w:rsidR="00F3174B" w:rsidRDefault="00F3174B">
          <w:pPr>
            <w:pStyle w:val="TOC3"/>
            <w:tabs>
              <w:tab w:val="right" w:leader="dot" w:pos="9350"/>
            </w:tabs>
            <w:rPr>
              <w:rFonts w:eastAsiaTheme="minorEastAsia"/>
              <w:noProof/>
            </w:rPr>
          </w:pPr>
          <w:hyperlink w:anchor="_Toc222237941" w:history="1">
            <w:r w:rsidRPr="00175DBF">
              <w:rPr>
                <w:rStyle w:val="Hyperlink"/>
                <w:noProof/>
              </w:rPr>
              <w:t>Korelacija između Crossing I OVR</w:t>
            </w:r>
            <w:r>
              <w:rPr>
                <w:noProof/>
                <w:webHidden/>
              </w:rPr>
              <w:tab/>
            </w:r>
            <w:r>
              <w:rPr>
                <w:noProof/>
                <w:webHidden/>
              </w:rPr>
              <w:fldChar w:fldCharType="begin"/>
            </w:r>
            <w:r>
              <w:rPr>
                <w:noProof/>
                <w:webHidden/>
              </w:rPr>
              <w:instrText xml:space="preserve"> PAGEREF _Toc222237941 \h </w:instrText>
            </w:r>
            <w:r>
              <w:rPr>
                <w:noProof/>
                <w:webHidden/>
              </w:rPr>
            </w:r>
            <w:r>
              <w:rPr>
                <w:noProof/>
                <w:webHidden/>
              </w:rPr>
              <w:fldChar w:fldCharType="separate"/>
            </w:r>
            <w:r>
              <w:rPr>
                <w:noProof/>
                <w:webHidden/>
              </w:rPr>
              <w:t>30</w:t>
            </w:r>
            <w:r>
              <w:rPr>
                <w:noProof/>
                <w:webHidden/>
              </w:rPr>
              <w:fldChar w:fldCharType="end"/>
            </w:r>
          </w:hyperlink>
        </w:p>
        <w:p w14:paraId="5359925B" w14:textId="36580E82" w:rsidR="00F3174B" w:rsidRDefault="00F3174B">
          <w:pPr>
            <w:pStyle w:val="TOC2"/>
            <w:tabs>
              <w:tab w:val="right" w:leader="dot" w:pos="9350"/>
            </w:tabs>
            <w:rPr>
              <w:rFonts w:eastAsiaTheme="minorEastAsia"/>
              <w:noProof/>
            </w:rPr>
          </w:pPr>
          <w:hyperlink w:anchor="_Toc222237942" w:history="1">
            <w:r w:rsidRPr="00175DBF">
              <w:rPr>
                <w:rStyle w:val="Hyperlink"/>
                <w:noProof/>
              </w:rPr>
              <w:t>Zajedničke Bivarijantne analize</w:t>
            </w:r>
            <w:r>
              <w:rPr>
                <w:noProof/>
                <w:webHidden/>
              </w:rPr>
              <w:tab/>
            </w:r>
            <w:r>
              <w:rPr>
                <w:noProof/>
                <w:webHidden/>
              </w:rPr>
              <w:fldChar w:fldCharType="begin"/>
            </w:r>
            <w:r>
              <w:rPr>
                <w:noProof/>
                <w:webHidden/>
              </w:rPr>
              <w:instrText xml:space="preserve"> PAGEREF _Toc222237942 \h </w:instrText>
            </w:r>
            <w:r>
              <w:rPr>
                <w:noProof/>
                <w:webHidden/>
              </w:rPr>
            </w:r>
            <w:r>
              <w:rPr>
                <w:noProof/>
                <w:webHidden/>
              </w:rPr>
              <w:fldChar w:fldCharType="separate"/>
            </w:r>
            <w:r>
              <w:rPr>
                <w:noProof/>
                <w:webHidden/>
              </w:rPr>
              <w:t>32</w:t>
            </w:r>
            <w:r>
              <w:rPr>
                <w:noProof/>
                <w:webHidden/>
              </w:rPr>
              <w:fldChar w:fldCharType="end"/>
            </w:r>
          </w:hyperlink>
        </w:p>
        <w:p w14:paraId="2E50876C" w14:textId="61D9BD5D" w:rsidR="00F3174B" w:rsidRDefault="00F3174B">
          <w:pPr>
            <w:pStyle w:val="TOC3"/>
            <w:tabs>
              <w:tab w:val="right" w:leader="dot" w:pos="9350"/>
            </w:tabs>
            <w:rPr>
              <w:rFonts w:eastAsiaTheme="minorEastAsia"/>
              <w:noProof/>
            </w:rPr>
          </w:pPr>
          <w:hyperlink w:anchor="_Toc222237943" w:history="1">
            <w:r w:rsidRPr="00175DBF">
              <w:rPr>
                <w:rStyle w:val="Hyperlink"/>
                <w:noProof/>
              </w:rPr>
              <w:t>Distribucija OVR za različite tipove kartica kod napadača I veznjaka</w:t>
            </w:r>
            <w:r>
              <w:rPr>
                <w:noProof/>
                <w:webHidden/>
              </w:rPr>
              <w:tab/>
            </w:r>
            <w:r>
              <w:rPr>
                <w:noProof/>
                <w:webHidden/>
              </w:rPr>
              <w:fldChar w:fldCharType="begin"/>
            </w:r>
            <w:r>
              <w:rPr>
                <w:noProof/>
                <w:webHidden/>
              </w:rPr>
              <w:instrText xml:space="preserve"> PAGEREF _Toc222237943 \h </w:instrText>
            </w:r>
            <w:r>
              <w:rPr>
                <w:noProof/>
                <w:webHidden/>
              </w:rPr>
            </w:r>
            <w:r>
              <w:rPr>
                <w:noProof/>
                <w:webHidden/>
              </w:rPr>
              <w:fldChar w:fldCharType="separate"/>
            </w:r>
            <w:r>
              <w:rPr>
                <w:noProof/>
                <w:webHidden/>
              </w:rPr>
              <w:t>32</w:t>
            </w:r>
            <w:r>
              <w:rPr>
                <w:noProof/>
                <w:webHidden/>
              </w:rPr>
              <w:fldChar w:fldCharType="end"/>
            </w:r>
          </w:hyperlink>
        </w:p>
        <w:p w14:paraId="62681652" w14:textId="07A119DE" w:rsidR="00F3174B" w:rsidRDefault="00F3174B">
          <w:pPr>
            <w:pStyle w:val="TOC3"/>
            <w:tabs>
              <w:tab w:val="right" w:leader="dot" w:pos="9350"/>
            </w:tabs>
            <w:rPr>
              <w:rFonts w:eastAsiaTheme="minorEastAsia"/>
              <w:noProof/>
            </w:rPr>
          </w:pPr>
          <w:hyperlink w:anchor="_Toc222237944" w:history="1">
            <w:r w:rsidRPr="00175DBF">
              <w:rPr>
                <w:rStyle w:val="Hyperlink"/>
                <w:noProof/>
              </w:rPr>
              <w:t>Korelacija između Ball Control I OVR</w:t>
            </w:r>
            <w:r>
              <w:rPr>
                <w:noProof/>
                <w:webHidden/>
              </w:rPr>
              <w:tab/>
            </w:r>
            <w:r>
              <w:rPr>
                <w:noProof/>
                <w:webHidden/>
              </w:rPr>
              <w:fldChar w:fldCharType="begin"/>
            </w:r>
            <w:r>
              <w:rPr>
                <w:noProof/>
                <w:webHidden/>
              </w:rPr>
              <w:instrText xml:space="preserve"> PAGEREF _Toc222237944 \h </w:instrText>
            </w:r>
            <w:r>
              <w:rPr>
                <w:noProof/>
                <w:webHidden/>
              </w:rPr>
            </w:r>
            <w:r>
              <w:rPr>
                <w:noProof/>
                <w:webHidden/>
              </w:rPr>
              <w:fldChar w:fldCharType="separate"/>
            </w:r>
            <w:r>
              <w:rPr>
                <w:noProof/>
                <w:webHidden/>
              </w:rPr>
              <w:t>34</w:t>
            </w:r>
            <w:r>
              <w:rPr>
                <w:noProof/>
                <w:webHidden/>
              </w:rPr>
              <w:fldChar w:fldCharType="end"/>
            </w:r>
          </w:hyperlink>
        </w:p>
        <w:p w14:paraId="4E2D2AB2" w14:textId="604FE443" w:rsidR="00F3174B" w:rsidRDefault="00F3174B">
          <w:pPr>
            <w:pStyle w:val="TOC3"/>
            <w:tabs>
              <w:tab w:val="right" w:leader="dot" w:pos="9350"/>
            </w:tabs>
            <w:rPr>
              <w:rFonts w:eastAsiaTheme="minorEastAsia"/>
              <w:noProof/>
            </w:rPr>
          </w:pPr>
          <w:hyperlink w:anchor="_Toc222237945" w:history="1">
            <w:r w:rsidRPr="00175DBF">
              <w:rPr>
                <w:rStyle w:val="Hyperlink"/>
                <w:noProof/>
              </w:rPr>
              <w:t>Korelacija između Age I OVR</w:t>
            </w:r>
            <w:r>
              <w:rPr>
                <w:noProof/>
                <w:webHidden/>
              </w:rPr>
              <w:tab/>
            </w:r>
            <w:r>
              <w:rPr>
                <w:noProof/>
                <w:webHidden/>
              </w:rPr>
              <w:fldChar w:fldCharType="begin"/>
            </w:r>
            <w:r>
              <w:rPr>
                <w:noProof/>
                <w:webHidden/>
              </w:rPr>
              <w:instrText xml:space="preserve"> PAGEREF _Toc222237945 \h </w:instrText>
            </w:r>
            <w:r>
              <w:rPr>
                <w:noProof/>
                <w:webHidden/>
              </w:rPr>
            </w:r>
            <w:r>
              <w:rPr>
                <w:noProof/>
                <w:webHidden/>
              </w:rPr>
              <w:fldChar w:fldCharType="separate"/>
            </w:r>
            <w:r>
              <w:rPr>
                <w:noProof/>
                <w:webHidden/>
              </w:rPr>
              <w:t>37</w:t>
            </w:r>
            <w:r>
              <w:rPr>
                <w:noProof/>
                <w:webHidden/>
              </w:rPr>
              <w:fldChar w:fldCharType="end"/>
            </w:r>
          </w:hyperlink>
        </w:p>
        <w:p w14:paraId="35CBBF83" w14:textId="11AEA754" w:rsidR="00F3174B" w:rsidRDefault="00F3174B">
          <w:pPr>
            <w:pStyle w:val="TOC2"/>
            <w:tabs>
              <w:tab w:val="right" w:leader="dot" w:pos="9350"/>
            </w:tabs>
            <w:rPr>
              <w:rFonts w:eastAsiaTheme="minorEastAsia"/>
              <w:noProof/>
            </w:rPr>
          </w:pPr>
          <w:hyperlink w:anchor="_Toc222237946" w:history="1">
            <w:r w:rsidRPr="00175DBF">
              <w:rPr>
                <w:rStyle w:val="Hyperlink"/>
                <w:noProof/>
              </w:rPr>
              <w:t>Multivarijantne analize</w:t>
            </w:r>
            <w:r>
              <w:rPr>
                <w:noProof/>
                <w:webHidden/>
              </w:rPr>
              <w:tab/>
            </w:r>
            <w:r>
              <w:rPr>
                <w:noProof/>
                <w:webHidden/>
              </w:rPr>
              <w:fldChar w:fldCharType="begin"/>
            </w:r>
            <w:r>
              <w:rPr>
                <w:noProof/>
                <w:webHidden/>
              </w:rPr>
              <w:instrText xml:space="preserve"> PAGEREF _Toc222237946 \h </w:instrText>
            </w:r>
            <w:r>
              <w:rPr>
                <w:noProof/>
                <w:webHidden/>
              </w:rPr>
            </w:r>
            <w:r>
              <w:rPr>
                <w:noProof/>
                <w:webHidden/>
              </w:rPr>
              <w:fldChar w:fldCharType="separate"/>
            </w:r>
            <w:r>
              <w:rPr>
                <w:noProof/>
                <w:webHidden/>
              </w:rPr>
              <w:t>39</w:t>
            </w:r>
            <w:r>
              <w:rPr>
                <w:noProof/>
                <w:webHidden/>
              </w:rPr>
              <w:fldChar w:fldCharType="end"/>
            </w:r>
          </w:hyperlink>
        </w:p>
        <w:p w14:paraId="647EDE0D" w14:textId="23C961BC" w:rsidR="00F3174B" w:rsidRDefault="00F3174B">
          <w:pPr>
            <w:pStyle w:val="TOC3"/>
            <w:tabs>
              <w:tab w:val="right" w:leader="dot" w:pos="9350"/>
            </w:tabs>
            <w:rPr>
              <w:rFonts w:eastAsiaTheme="minorEastAsia"/>
              <w:noProof/>
            </w:rPr>
          </w:pPr>
          <w:hyperlink w:anchor="_Toc222237947" w:history="1">
            <w:r w:rsidRPr="00175DBF">
              <w:rPr>
                <w:rStyle w:val="Hyperlink"/>
                <w:noProof/>
              </w:rPr>
              <w:t>Uticaj parametara Finishing i Age na OVR kod napadača</w:t>
            </w:r>
            <w:r>
              <w:rPr>
                <w:noProof/>
                <w:webHidden/>
              </w:rPr>
              <w:tab/>
            </w:r>
            <w:r>
              <w:rPr>
                <w:noProof/>
                <w:webHidden/>
              </w:rPr>
              <w:fldChar w:fldCharType="begin"/>
            </w:r>
            <w:r>
              <w:rPr>
                <w:noProof/>
                <w:webHidden/>
              </w:rPr>
              <w:instrText xml:space="preserve"> PAGEREF _Toc222237947 \h </w:instrText>
            </w:r>
            <w:r>
              <w:rPr>
                <w:noProof/>
                <w:webHidden/>
              </w:rPr>
            </w:r>
            <w:r>
              <w:rPr>
                <w:noProof/>
                <w:webHidden/>
              </w:rPr>
              <w:fldChar w:fldCharType="separate"/>
            </w:r>
            <w:r>
              <w:rPr>
                <w:noProof/>
                <w:webHidden/>
              </w:rPr>
              <w:t>39</w:t>
            </w:r>
            <w:r>
              <w:rPr>
                <w:noProof/>
                <w:webHidden/>
              </w:rPr>
              <w:fldChar w:fldCharType="end"/>
            </w:r>
          </w:hyperlink>
        </w:p>
        <w:p w14:paraId="72199447" w14:textId="3418ED14" w:rsidR="00F3174B" w:rsidRDefault="00F3174B">
          <w:pPr>
            <w:pStyle w:val="TOC3"/>
            <w:tabs>
              <w:tab w:val="right" w:leader="dot" w:pos="9350"/>
            </w:tabs>
            <w:rPr>
              <w:rFonts w:eastAsiaTheme="minorEastAsia"/>
              <w:noProof/>
            </w:rPr>
          </w:pPr>
          <w:hyperlink w:anchor="_Toc222237948" w:history="1">
            <w:r w:rsidRPr="00175DBF">
              <w:rPr>
                <w:rStyle w:val="Hyperlink"/>
                <w:noProof/>
              </w:rPr>
              <w:t>Uticaj atributa Reactions i Dribbling na OVR kod napadača</w:t>
            </w:r>
            <w:r>
              <w:rPr>
                <w:noProof/>
                <w:webHidden/>
              </w:rPr>
              <w:tab/>
            </w:r>
            <w:r>
              <w:rPr>
                <w:noProof/>
                <w:webHidden/>
              </w:rPr>
              <w:fldChar w:fldCharType="begin"/>
            </w:r>
            <w:r>
              <w:rPr>
                <w:noProof/>
                <w:webHidden/>
              </w:rPr>
              <w:instrText xml:space="preserve"> PAGEREF _Toc222237948 \h </w:instrText>
            </w:r>
            <w:r>
              <w:rPr>
                <w:noProof/>
                <w:webHidden/>
              </w:rPr>
            </w:r>
            <w:r>
              <w:rPr>
                <w:noProof/>
                <w:webHidden/>
              </w:rPr>
              <w:fldChar w:fldCharType="separate"/>
            </w:r>
            <w:r>
              <w:rPr>
                <w:noProof/>
                <w:webHidden/>
              </w:rPr>
              <w:t>40</w:t>
            </w:r>
            <w:r>
              <w:rPr>
                <w:noProof/>
                <w:webHidden/>
              </w:rPr>
              <w:fldChar w:fldCharType="end"/>
            </w:r>
          </w:hyperlink>
        </w:p>
        <w:p w14:paraId="5A5A55C9" w14:textId="69F5DA1A" w:rsidR="00F3174B" w:rsidRDefault="00F3174B">
          <w:pPr>
            <w:pStyle w:val="TOC3"/>
            <w:tabs>
              <w:tab w:val="right" w:leader="dot" w:pos="9350"/>
            </w:tabs>
            <w:rPr>
              <w:rFonts w:eastAsiaTheme="minorEastAsia"/>
              <w:noProof/>
            </w:rPr>
          </w:pPr>
          <w:hyperlink w:anchor="_Toc222237949" w:history="1">
            <w:r w:rsidRPr="00175DBF">
              <w:rPr>
                <w:rStyle w:val="Hyperlink"/>
                <w:noProof/>
              </w:rPr>
              <w:t>Uticaj atributa Composure i Short Passing na OVR kod veznjaka</w:t>
            </w:r>
            <w:r>
              <w:rPr>
                <w:noProof/>
                <w:webHidden/>
              </w:rPr>
              <w:tab/>
            </w:r>
            <w:r>
              <w:rPr>
                <w:noProof/>
                <w:webHidden/>
              </w:rPr>
              <w:fldChar w:fldCharType="begin"/>
            </w:r>
            <w:r>
              <w:rPr>
                <w:noProof/>
                <w:webHidden/>
              </w:rPr>
              <w:instrText xml:space="preserve"> PAGEREF _Toc222237949 \h </w:instrText>
            </w:r>
            <w:r>
              <w:rPr>
                <w:noProof/>
                <w:webHidden/>
              </w:rPr>
            </w:r>
            <w:r>
              <w:rPr>
                <w:noProof/>
                <w:webHidden/>
              </w:rPr>
              <w:fldChar w:fldCharType="separate"/>
            </w:r>
            <w:r>
              <w:rPr>
                <w:noProof/>
                <w:webHidden/>
              </w:rPr>
              <w:t>42</w:t>
            </w:r>
            <w:r>
              <w:rPr>
                <w:noProof/>
                <w:webHidden/>
              </w:rPr>
              <w:fldChar w:fldCharType="end"/>
            </w:r>
          </w:hyperlink>
        </w:p>
        <w:p w14:paraId="5699F2BC" w14:textId="4921F0EE" w:rsidR="00F3174B" w:rsidRDefault="00F3174B">
          <w:pPr>
            <w:pStyle w:val="TOC3"/>
            <w:tabs>
              <w:tab w:val="right" w:leader="dot" w:pos="9350"/>
            </w:tabs>
            <w:rPr>
              <w:rFonts w:eastAsiaTheme="minorEastAsia"/>
              <w:noProof/>
            </w:rPr>
          </w:pPr>
          <w:hyperlink w:anchor="_Toc222237950" w:history="1">
            <w:r w:rsidRPr="00175DBF">
              <w:rPr>
                <w:rStyle w:val="Hyperlink"/>
                <w:noProof/>
              </w:rPr>
              <w:t>Uticaj Vision i Crossing atributa na OVR kod veznjaka</w:t>
            </w:r>
            <w:r>
              <w:rPr>
                <w:noProof/>
                <w:webHidden/>
              </w:rPr>
              <w:tab/>
            </w:r>
            <w:r>
              <w:rPr>
                <w:noProof/>
                <w:webHidden/>
              </w:rPr>
              <w:fldChar w:fldCharType="begin"/>
            </w:r>
            <w:r>
              <w:rPr>
                <w:noProof/>
                <w:webHidden/>
              </w:rPr>
              <w:instrText xml:space="preserve"> PAGEREF _Toc222237950 \h </w:instrText>
            </w:r>
            <w:r>
              <w:rPr>
                <w:noProof/>
                <w:webHidden/>
              </w:rPr>
            </w:r>
            <w:r>
              <w:rPr>
                <w:noProof/>
                <w:webHidden/>
              </w:rPr>
              <w:fldChar w:fldCharType="separate"/>
            </w:r>
            <w:r>
              <w:rPr>
                <w:noProof/>
                <w:webHidden/>
              </w:rPr>
              <w:t>43</w:t>
            </w:r>
            <w:r>
              <w:rPr>
                <w:noProof/>
                <w:webHidden/>
              </w:rPr>
              <w:fldChar w:fldCharType="end"/>
            </w:r>
          </w:hyperlink>
        </w:p>
        <w:p w14:paraId="6B01F3A8" w14:textId="384B4979" w:rsidR="00F3174B" w:rsidRDefault="00F3174B">
          <w:pPr>
            <w:pStyle w:val="TOC1"/>
            <w:tabs>
              <w:tab w:val="right" w:leader="dot" w:pos="9350"/>
            </w:tabs>
            <w:rPr>
              <w:rFonts w:eastAsiaTheme="minorEastAsia"/>
              <w:noProof/>
            </w:rPr>
          </w:pPr>
          <w:hyperlink w:anchor="_Toc222237951" w:history="1">
            <w:r w:rsidRPr="00175DBF">
              <w:rPr>
                <w:rStyle w:val="Hyperlink"/>
                <w:noProof/>
              </w:rPr>
              <w:t>Čišćenje i obrada podataka</w:t>
            </w:r>
            <w:r>
              <w:rPr>
                <w:noProof/>
                <w:webHidden/>
              </w:rPr>
              <w:tab/>
            </w:r>
            <w:r>
              <w:rPr>
                <w:noProof/>
                <w:webHidden/>
              </w:rPr>
              <w:fldChar w:fldCharType="begin"/>
            </w:r>
            <w:r>
              <w:rPr>
                <w:noProof/>
                <w:webHidden/>
              </w:rPr>
              <w:instrText xml:space="preserve"> PAGEREF _Toc222237951 \h </w:instrText>
            </w:r>
            <w:r>
              <w:rPr>
                <w:noProof/>
                <w:webHidden/>
              </w:rPr>
            </w:r>
            <w:r>
              <w:rPr>
                <w:noProof/>
                <w:webHidden/>
              </w:rPr>
              <w:fldChar w:fldCharType="separate"/>
            </w:r>
            <w:r>
              <w:rPr>
                <w:noProof/>
                <w:webHidden/>
              </w:rPr>
              <w:t>45</w:t>
            </w:r>
            <w:r>
              <w:rPr>
                <w:noProof/>
                <w:webHidden/>
              </w:rPr>
              <w:fldChar w:fldCharType="end"/>
            </w:r>
          </w:hyperlink>
        </w:p>
        <w:p w14:paraId="44ED5A4F" w14:textId="4E9019B1" w:rsidR="00F3174B" w:rsidRDefault="00F3174B">
          <w:pPr>
            <w:pStyle w:val="TOC2"/>
            <w:tabs>
              <w:tab w:val="right" w:leader="dot" w:pos="9350"/>
            </w:tabs>
            <w:rPr>
              <w:rFonts w:eastAsiaTheme="minorEastAsia"/>
              <w:noProof/>
            </w:rPr>
          </w:pPr>
          <w:hyperlink w:anchor="_Toc222237952" w:history="1">
            <w:r w:rsidRPr="00175DBF">
              <w:rPr>
                <w:rStyle w:val="Hyperlink"/>
                <w:noProof/>
              </w:rPr>
              <w:t>Uvod</w:t>
            </w:r>
            <w:r>
              <w:rPr>
                <w:noProof/>
                <w:webHidden/>
              </w:rPr>
              <w:tab/>
            </w:r>
            <w:r>
              <w:rPr>
                <w:noProof/>
                <w:webHidden/>
              </w:rPr>
              <w:fldChar w:fldCharType="begin"/>
            </w:r>
            <w:r>
              <w:rPr>
                <w:noProof/>
                <w:webHidden/>
              </w:rPr>
              <w:instrText xml:space="preserve"> PAGEREF _Toc222237952 \h </w:instrText>
            </w:r>
            <w:r>
              <w:rPr>
                <w:noProof/>
                <w:webHidden/>
              </w:rPr>
            </w:r>
            <w:r>
              <w:rPr>
                <w:noProof/>
                <w:webHidden/>
              </w:rPr>
              <w:fldChar w:fldCharType="separate"/>
            </w:r>
            <w:r>
              <w:rPr>
                <w:noProof/>
                <w:webHidden/>
              </w:rPr>
              <w:t>45</w:t>
            </w:r>
            <w:r>
              <w:rPr>
                <w:noProof/>
                <w:webHidden/>
              </w:rPr>
              <w:fldChar w:fldCharType="end"/>
            </w:r>
          </w:hyperlink>
        </w:p>
        <w:p w14:paraId="60AE604A" w14:textId="0CB98F67" w:rsidR="00F3174B" w:rsidRDefault="00F3174B">
          <w:pPr>
            <w:pStyle w:val="TOC2"/>
            <w:tabs>
              <w:tab w:val="right" w:leader="dot" w:pos="9350"/>
            </w:tabs>
            <w:rPr>
              <w:rFonts w:eastAsiaTheme="minorEastAsia"/>
              <w:noProof/>
            </w:rPr>
          </w:pPr>
          <w:hyperlink w:anchor="_Toc222237953" w:history="1">
            <w:r w:rsidRPr="00175DBF">
              <w:rPr>
                <w:rStyle w:val="Hyperlink"/>
                <w:noProof/>
              </w:rPr>
              <w:t>Nedostaju</w:t>
            </w:r>
            <w:r w:rsidRPr="00175DBF">
              <w:rPr>
                <w:rStyle w:val="Hyperlink"/>
                <w:noProof/>
                <w:lang w:val="sr-Latn-RS"/>
              </w:rPr>
              <w:t>će vrednosti</w:t>
            </w:r>
            <w:r>
              <w:rPr>
                <w:noProof/>
                <w:webHidden/>
              </w:rPr>
              <w:tab/>
            </w:r>
            <w:r>
              <w:rPr>
                <w:noProof/>
                <w:webHidden/>
              </w:rPr>
              <w:fldChar w:fldCharType="begin"/>
            </w:r>
            <w:r>
              <w:rPr>
                <w:noProof/>
                <w:webHidden/>
              </w:rPr>
              <w:instrText xml:space="preserve"> PAGEREF _Toc222237953 \h </w:instrText>
            </w:r>
            <w:r>
              <w:rPr>
                <w:noProof/>
                <w:webHidden/>
              </w:rPr>
            </w:r>
            <w:r>
              <w:rPr>
                <w:noProof/>
                <w:webHidden/>
              </w:rPr>
              <w:fldChar w:fldCharType="separate"/>
            </w:r>
            <w:r>
              <w:rPr>
                <w:noProof/>
                <w:webHidden/>
              </w:rPr>
              <w:t>46</w:t>
            </w:r>
            <w:r>
              <w:rPr>
                <w:noProof/>
                <w:webHidden/>
              </w:rPr>
              <w:fldChar w:fldCharType="end"/>
            </w:r>
          </w:hyperlink>
        </w:p>
        <w:p w14:paraId="1CB0DDB0" w14:textId="516F6491" w:rsidR="00F3174B" w:rsidRDefault="00F3174B">
          <w:pPr>
            <w:pStyle w:val="TOC2"/>
            <w:tabs>
              <w:tab w:val="right" w:leader="dot" w:pos="9350"/>
            </w:tabs>
            <w:rPr>
              <w:rFonts w:eastAsiaTheme="minorEastAsia"/>
              <w:noProof/>
            </w:rPr>
          </w:pPr>
          <w:hyperlink w:anchor="_Toc222237954" w:history="1">
            <w:r w:rsidRPr="00175DBF">
              <w:rPr>
                <w:rStyle w:val="Hyperlink"/>
                <w:noProof/>
                <w:lang w:val="sr-Latn-RS"/>
              </w:rPr>
              <w:t>Prazna polja</w:t>
            </w:r>
            <w:r>
              <w:rPr>
                <w:noProof/>
                <w:webHidden/>
              </w:rPr>
              <w:tab/>
            </w:r>
            <w:r>
              <w:rPr>
                <w:noProof/>
                <w:webHidden/>
              </w:rPr>
              <w:fldChar w:fldCharType="begin"/>
            </w:r>
            <w:r>
              <w:rPr>
                <w:noProof/>
                <w:webHidden/>
              </w:rPr>
              <w:instrText xml:space="preserve"> PAGEREF _Toc222237954 \h </w:instrText>
            </w:r>
            <w:r>
              <w:rPr>
                <w:noProof/>
                <w:webHidden/>
              </w:rPr>
            </w:r>
            <w:r>
              <w:rPr>
                <w:noProof/>
                <w:webHidden/>
              </w:rPr>
              <w:fldChar w:fldCharType="separate"/>
            </w:r>
            <w:r>
              <w:rPr>
                <w:noProof/>
                <w:webHidden/>
              </w:rPr>
              <w:t>47</w:t>
            </w:r>
            <w:r>
              <w:rPr>
                <w:noProof/>
                <w:webHidden/>
              </w:rPr>
              <w:fldChar w:fldCharType="end"/>
            </w:r>
          </w:hyperlink>
        </w:p>
        <w:p w14:paraId="48356481" w14:textId="61E66224" w:rsidR="00F3174B" w:rsidRDefault="00F3174B">
          <w:pPr>
            <w:pStyle w:val="TOC2"/>
            <w:tabs>
              <w:tab w:val="right" w:leader="dot" w:pos="9350"/>
            </w:tabs>
            <w:rPr>
              <w:rFonts w:eastAsiaTheme="minorEastAsia"/>
              <w:noProof/>
            </w:rPr>
          </w:pPr>
          <w:hyperlink w:anchor="_Toc222237955" w:history="1">
            <w:r w:rsidRPr="00175DBF">
              <w:rPr>
                <w:rStyle w:val="Hyperlink"/>
                <w:noProof/>
              </w:rPr>
              <w:t>Nepravilne i nelogične vrednosti</w:t>
            </w:r>
            <w:r>
              <w:rPr>
                <w:noProof/>
                <w:webHidden/>
              </w:rPr>
              <w:tab/>
            </w:r>
            <w:r>
              <w:rPr>
                <w:noProof/>
                <w:webHidden/>
              </w:rPr>
              <w:fldChar w:fldCharType="begin"/>
            </w:r>
            <w:r>
              <w:rPr>
                <w:noProof/>
                <w:webHidden/>
              </w:rPr>
              <w:instrText xml:space="preserve"> PAGEREF _Toc222237955 \h </w:instrText>
            </w:r>
            <w:r>
              <w:rPr>
                <w:noProof/>
                <w:webHidden/>
              </w:rPr>
            </w:r>
            <w:r>
              <w:rPr>
                <w:noProof/>
                <w:webHidden/>
              </w:rPr>
              <w:fldChar w:fldCharType="separate"/>
            </w:r>
            <w:r>
              <w:rPr>
                <w:noProof/>
                <w:webHidden/>
              </w:rPr>
              <w:t>48</w:t>
            </w:r>
            <w:r>
              <w:rPr>
                <w:noProof/>
                <w:webHidden/>
              </w:rPr>
              <w:fldChar w:fldCharType="end"/>
            </w:r>
          </w:hyperlink>
        </w:p>
        <w:p w14:paraId="435D9236" w14:textId="3AA8A55E" w:rsidR="00F3174B" w:rsidRDefault="00F3174B">
          <w:pPr>
            <w:pStyle w:val="TOC2"/>
            <w:tabs>
              <w:tab w:val="right" w:leader="dot" w:pos="9350"/>
            </w:tabs>
            <w:rPr>
              <w:rFonts w:eastAsiaTheme="minorEastAsia"/>
              <w:noProof/>
            </w:rPr>
          </w:pPr>
          <w:hyperlink w:anchor="_Toc222237956" w:history="1">
            <w:r w:rsidRPr="00175DBF">
              <w:rPr>
                <w:rStyle w:val="Hyperlink"/>
                <w:noProof/>
              </w:rPr>
              <w:t>Analiza i potencijalno izbacivanje outlier i high leverage tačaka</w:t>
            </w:r>
            <w:r>
              <w:rPr>
                <w:noProof/>
                <w:webHidden/>
              </w:rPr>
              <w:tab/>
            </w:r>
            <w:r>
              <w:rPr>
                <w:noProof/>
                <w:webHidden/>
              </w:rPr>
              <w:fldChar w:fldCharType="begin"/>
            </w:r>
            <w:r>
              <w:rPr>
                <w:noProof/>
                <w:webHidden/>
              </w:rPr>
              <w:instrText xml:space="preserve"> PAGEREF _Toc222237956 \h </w:instrText>
            </w:r>
            <w:r>
              <w:rPr>
                <w:noProof/>
                <w:webHidden/>
              </w:rPr>
            </w:r>
            <w:r>
              <w:rPr>
                <w:noProof/>
                <w:webHidden/>
              </w:rPr>
              <w:fldChar w:fldCharType="separate"/>
            </w:r>
            <w:r>
              <w:rPr>
                <w:noProof/>
                <w:webHidden/>
              </w:rPr>
              <w:t>49</w:t>
            </w:r>
            <w:r>
              <w:rPr>
                <w:noProof/>
                <w:webHidden/>
              </w:rPr>
              <w:fldChar w:fldCharType="end"/>
            </w:r>
          </w:hyperlink>
        </w:p>
        <w:p w14:paraId="77BF0A4A" w14:textId="1EB01B96" w:rsidR="00F3174B" w:rsidRDefault="00F3174B">
          <w:pPr>
            <w:pStyle w:val="TOC1"/>
            <w:tabs>
              <w:tab w:val="right" w:leader="dot" w:pos="9350"/>
            </w:tabs>
            <w:rPr>
              <w:rFonts w:eastAsiaTheme="minorEastAsia"/>
              <w:noProof/>
            </w:rPr>
          </w:pPr>
          <w:hyperlink w:anchor="_Toc222237957" w:history="1">
            <w:r w:rsidRPr="00175DBF">
              <w:rPr>
                <w:rStyle w:val="Hyperlink"/>
                <w:noProof/>
                <w:lang w:val="sr-Latn-RS"/>
              </w:rPr>
              <w:t>EDA ( Exploratory Data Analysis)</w:t>
            </w:r>
            <w:r>
              <w:rPr>
                <w:noProof/>
                <w:webHidden/>
              </w:rPr>
              <w:tab/>
            </w:r>
            <w:r>
              <w:rPr>
                <w:noProof/>
                <w:webHidden/>
              </w:rPr>
              <w:fldChar w:fldCharType="begin"/>
            </w:r>
            <w:r>
              <w:rPr>
                <w:noProof/>
                <w:webHidden/>
              </w:rPr>
              <w:instrText xml:space="preserve"> PAGEREF _Toc222237957 \h </w:instrText>
            </w:r>
            <w:r>
              <w:rPr>
                <w:noProof/>
                <w:webHidden/>
              </w:rPr>
            </w:r>
            <w:r>
              <w:rPr>
                <w:noProof/>
                <w:webHidden/>
              </w:rPr>
              <w:fldChar w:fldCharType="separate"/>
            </w:r>
            <w:r>
              <w:rPr>
                <w:noProof/>
                <w:webHidden/>
              </w:rPr>
              <w:t>51</w:t>
            </w:r>
            <w:r>
              <w:rPr>
                <w:noProof/>
                <w:webHidden/>
              </w:rPr>
              <w:fldChar w:fldCharType="end"/>
            </w:r>
          </w:hyperlink>
        </w:p>
        <w:p w14:paraId="76FAAF91" w14:textId="70D00848" w:rsidR="00F3174B" w:rsidRDefault="00F3174B">
          <w:pPr>
            <w:pStyle w:val="TOC2"/>
            <w:tabs>
              <w:tab w:val="right" w:leader="dot" w:pos="9350"/>
            </w:tabs>
            <w:rPr>
              <w:rFonts w:eastAsiaTheme="minorEastAsia"/>
              <w:noProof/>
            </w:rPr>
          </w:pPr>
          <w:hyperlink w:anchor="_Toc222237958" w:history="1">
            <w:r w:rsidRPr="00175DBF">
              <w:rPr>
                <w:rStyle w:val="Hyperlink"/>
                <w:noProof/>
                <w:lang w:val="sr-Latn-RS"/>
              </w:rPr>
              <w:t>Uvod</w:t>
            </w:r>
            <w:r>
              <w:rPr>
                <w:noProof/>
                <w:webHidden/>
              </w:rPr>
              <w:tab/>
            </w:r>
            <w:r>
              <w:rPr>
                <w:noProof/>
                <w:webHidden/>
              </w:rPr>
              <w:fldChar w:fldCharType="begin"/>
            </w:r>
            <w:r>
              <w:rPr>
                <w:noProof/>
                <w:webHidden/>
              </w:rPr>
              <w:instrText xml:space="preserve"> PAGEREF _Toc222237958 \h </w:instrText>
            </w:r>
            <w:r>
              <w:rPr>
                <w:noProof/>
                <w:webHidden/>
              </w:rPr>
            </w:r>
            <w:r>
              <w:rPr>
                <w:noProof/>
                <w:webHidden/>
              </w:rPr>
              <w:fldChar w:fldCharType="separate"/>
            </w:r>
            <w:r>
              <w:rPr>
                <w:noProof/>
                <w:webHidden/>
              </w:rPr>
              <w:t>51</w:t>
            </w:r>
            <w:r>
              <w:rPr>
                <w:noProof/>
                <w:webHidden/>
              </w:rPr>
              <w:fldChar w:fldCharType="end"/>
            </w:r>
          </w:hyperlink>
        </w:p>
        <w:p w14:paraId="0A2E4318" w14:textId="18A0ABB6" w:rsidR="00F3174B" w:rsidRDefault="00F3174B">
          <w:pPr>
            <w:pStyle w:val="TOC2"/>
            <w:tabs>
              <w:tab w:val="right" w:leader="dot" w:pos="9350"/>
            </w:tabs>
            <w:rPr>
              <w:rFonts w:eastAsiaTheme="minorEastAsia"/>
              <w:noProof/>
            </w:rPr>
          </w:pPr>
          <w:hyperlink w:anchor="_Toc222237959" w:history="1">
            <w:r w:rsidRPr="00175DBF">
              <w:rPr>
                <w:rStyle w:val="Hyperlink"/>
                <w:noProof/>
              </w:rPr>
              <w:t>Izdvajanje numeri</w:t>
            </w:r>
            <w:r w:rsidRPr="00175DBF">
              <w:rPr>
                <w:rStyle w:val="Hyperlink"/>
                <w:noProof/>
                <w:lang w:val="sr-Latn-RS"/>
              </w:rPr>
              <w:t>čkih kolona</w:t>
            </w:r>
            <w:r>
              <w:rPr>
                <w:noProof/>
                <w:webHidden/>
              </w:rPr>
              <w:tab/>
            </w:r>
            <w:r>
              <w:rPr>
                <w:noProof/>
                <w:webHidden/>
              </w:rPr>
              <w:fldChar w:fldCharType="begin"/>
            </w:r>
            <w:r>
              <w:rPr>
                <w:noProof/>
                <w:webHidden/>
              </w:rPr>
              <w:instrText xml:space="preserve"> PAGEREF _Toc222237959 \h </w:instrText>
            </w:r>
            <w:r>
              <w:rPr>
                <w:noProof/>
                <w:webHidden/>
              </w:rPr>
            </w:r>
            <w:r>
              <w:rPr>
                <w:noProof/>
                <w:webHidden/>
              </w:rPr>
              <w:fldChar w:fldCharType="separate"/>
            </w:r>
            <w:r>
              <w:rPr>
                <w:noProof/>
                <w:webHidden/>
              </w:rPr>
              <w:t>51</w:t>
            </w:r>
            <w:r>
              <w:rPr>
                <w:noProof/>
                <w:webHidden/>
              </w:rPr>
              <w:fldChar w:fldCharType="end"/>
            </w:r>
          </w:hyperlink>
        </w:p>
        <w:p w14:paraId="2BD0951C" w14:textId="721284BB" w:rsidR="00F3174B" w:rsidRDefault="00F3174B">
          <w:pPr>
            <w:pStyle w:val="TOC2"/>
            <w:tabs>
              <w:tab w:val="right" w:leader="dot" w:pos="9350"/>
            </w:tabs>
            <w:rPr>
              <w:rFonts w:eastAsiaTheme="minorEastAsia"/>
              <w:noProof/>
            </w:rPr>
          </w:pPr>
          <w:hyperlink w:anchor="_Toc222237960" w:history="1">
            <w:r w:rsidRPr="00175DBF">
              <w:rPr>
                <w:rStyle w:val="Hyperlink"/>
                <w:noProof/>
                <w:lang w:val="sr-Latn-RS"/>
              </w:rPr>
              <w:t>Formiranje matrice korelacije</w:t>
            </w:r>
            <w:r>
              <w:rPr>
                <w:noProof/>
                <w:webHidden/>
              </w:rPr>
              <w:tab/>
            </w:r>
            <w:r>
              <w:rPr>
                <w:noProof/>
                <w:webHidden/>
              </w:rPr>
              <w:fldChar w:fldCharType="begin"/>
            </w:r>
            <w:r>
              <w:rPr>
                <w:noProof/>
                <w:webHidden/>
              </w:rPr>
              <w:instrText xml:space="preserve"> PAGEREF _Toc222237960 \h </w:instrText>
            </w:r>
            <w:r>
              <w:rPr>
                <w:noProof/>
                <w:webHidden/>
              </w:rPr>
            </w:r>
            <w:r>
              <w:rPr>
                <w:noProof/>
                <w:webHidden/>
              </w:rPr>
              <w:fldChar w:fldCharType="separate"/>
            </w:r>
            <w:r>
              <w:rPr>
                <w:noProof/>
                <w:webHidden/>
              </w:rPr>
              <w:t>52</w:t>
            </w:r>
            <w:r>
              <w:rPr>
                <w:noProof/>
                <w:webHidden/>
              </w:rPr>
              <w:fldChar w:fldCharType="end"/>
            </w:r>
          </w:hyperlink>
        </w:p>
        <w:p w14:paraId="7BF51F25" w14:textId="4739E9B4" w:rsidR="00F3174B" w:rsidRDefault="00F3174B">
          <w:pPr>
            <w:pStyle w:val="TOC2"/>
            <w:tabs>
              <w:tab w:val="right" w:leader="dot" w:pos="9350"/>
            </w:tabs>
            <w:rPr>
              <w:rFonts w:eastAsiaTheme="minorEastAsia"/>
              <w:noProof/>
            </w:rPr>
          </w:pPr>
          <w:hyperlink w:anchor="_Toc222237961" w:history="1">
            <w:r w:rsidRPr="00175DBF">
              <w:rPr>
                <w:rStyle w:val="Hyperlink"/>
                <w:noProof/>
              </w:rPr>
              <w:t>Analiza korelacija u odnosu na atribut OVR</w:t>
            </w:r>
            <w:r>
              <w:rPr>
                <w:noProof/>
                <w:webHidden/>
              </w:rPr>
              <w:tab/>
            </w:r>
            <w:r>
              <w:rPr>
                <w:noProof/>
                <w:webHidden/>
              </w:rPr>
              <w:fldChar w:fldCharType="begin"/>
            </w:r>
            <w:r>
              <w:rPr>
                <w:noProof/>
                <w:webHidden/>
              </w:rPr>
              <w:instrText xml:space="preserve"> PAGEREF _Toc222237961 \h </w:instrText>
            </w:r>
            <w:r>
              <w:rPr>
                <w:noProof/>
                <w:webHidden/>
              </w:rPr>
            </w:r>
            <w:r>
              <w:rPr>
                <w:noProof/>
                <w:webHidden/>
              </w:rPr>
              <w:fldChar w:fldCharType="separate"/>
            </w:r>
            <w:r>
              <w:rPr>
                <w:noProof/>
                <w:webHidden/>
              </w:rPr>
              <w:t>53</w:t>
            </w:r>
            <w:r>
              <w:rPr>
                <w:noProof/>
                <w:webHidden/>
              </w:rPr>
              <w:fldChar w:fldCharType="end"/>
            </w:r>
          </w:hyperlink>
        </w:p>
        <w:p w14:paraId="05B8D5B1" w14:textId="676D54D1" w:rsidR="00F3174B" w:rsidRDefault="00F3174B">
          <w:pPr>
            <w:pStyle w:val="TOC2"/>
            <w:tabs>
              <w:tab w:val="right" w:leader="dot" w:pos="9350"/>
            </w:tabs>
            <w:rPr>
              <w:rFonts w:eastAsiaTheme="minorEastAsia"/>
              <w:noProof/>
            </w:rPr>
          </w:pPr>
          <w:hyperlink w:anchor="_Toc222237962" w:history="1">
            <w:r w:rsidRPr="00175DBF">
              <w:rPr>
                <w:rStyle w:val="Hyperlink"/>
                <w:noProof/>
              </w:rPr>
              <w:t>Grafički prikaz matrice korelacije</w:t>
            </w:r>
            <w:r>
              <w:rPr>
                <w:noProof/>
                <w:webHidden/>
              </w:rPr>
              <w:tab/>
            </w:r>
            <w:r>
              <w:rPr>
                <w:noProof/>
                <w:webHidden/>
              </w:rPr>
              <w:fldChar w:fldCharType="begin"/>
            </w:r>
            <w:r>
              <w:rPr>
                <w:noProof/>
                <w:webHidden/>
              </w:rPr>
              <w:instrText xml:space="preserve"> PAGEREF _Toc222237962 \h </w:instrText>
            </w:r>
            <w:r>
              <w:rPr>
                <w:noProof/>
                <w:webHidden/>
              </w:rPr>
            </w:r>
            <w:r>
              <w:rPr>
                <w:noProof/>
                <w:webHidden/>
              </w:rPr>
              <w:fldChar w:fldCharType="separate"/>
            </w:r>
            <w:r>
              <w:rPr>
                <w:noProof/>
                <w:webHidden/>
              </w:rPr>
              <w:t>53</w:t>
            </w:r>
            <w:r>
              <w:rPr>
                <w:noProof/>
                <w:webHidden/>
              </w:rPr>
              <w:fldChar w:fldCharType="end"/>
            </w:r>
          </w:hyperlink>
        </w:p>
        <w:p w14:paraId="1EEA9589" w14:textId="24F37004" w:rsidR="00F3174B" w:rsidRDefault="00F3174B">
          <w:pPr>
            <w:pStyle w:val="TOC2"/>
            <w:tabs>
              <w:tab w:val="right" w:leader="dot" w:pos="9350"/>
            </w:tabs>
            <w:rPr>
              <w:rFonts w:eastAsiaTheme="minorEastAsia"/>
              <w:noProof/>
            </w:rPr>
          </w:pPr>
          <w:hyperlink w:anchor="_Toc222237963" w:history="1">
            <w:r w:rsidRPr="00175DBF">
              <w:rPr>
                <w:rStyle w:val="Hyperlink"/>
                <w:noProof/>
              </w:rPr>
              <w:t>Promena kategorijskih u faktor promenljive</w:t>
            </w:r>
            <w:r>
              <w:rPr>
                <w:noProof/>
                <w:webHidden/>
              </w:rPr>
              <w:tab/>
            </w:r>
            <w:r>
              <w:rPr>
                <w:noProof/>
                <w:webHidden/>
              </w:rPr>
              <w:fldChar w:fldCharType="begin"/>
            </w:r>
            <w:r>
              <w:rPr>
                <w:noProof/>
                <w:webHidden/>
              </w:rPr>
              <w:instrText xml:space="preserve"> PAGEREF _Toc222237963 \h </w:instrText>
            </w:r>
            <w:r>
              <w:rPr>
                <w:noProof/>
                <w:webHidden/>
              </w:rPr>
            </w:r>
            <w:r>
              <w:rPr>
                <w:noProof/>
                <w:webHidden/>
              </w:rPr>
              <w:fldChar w:fldCharType="separate"/>
            </w:r>
            <w:r>
              <w:rPr>
                <w:noProof/>
                <w:webHidden/>
              </w:rPr>
              <w:t>55</w:t>
            </w:r>
            <w:r>
              <w:rPr>
                <w:noProof/>
                <w:webHidden/>
              </w:rPr>
              <w:fldChar w:fldCharType="end"/>
            </w:r>
          </w:hyperlink>
        </w:p>
        <w:p w14:paraId="28775F05" w14:textId="3A5E6BBD" w:rsidR="00F3174B" w:rsidRDefault="00F3174B">
          <w:pPr>
            <w:pStyle w:val="TOC1"/>
            <w:tabs>
              <w:tab w:val="right" w:leader="dot" w:pos="9350"/>
            </w:tabs>
            <w:rPr>
              <w:rFonts w:eastAsiaTheme="minorEastAsia"/>
              <w:noProof/>
            </w:rPr>
          </w:pPr>
          <w:hyperlink w:anchor="_Toc222237964" w:history="1">
            <w:r w:rsidRPr="00175DBF">
              <w:rPr>
                <w:rStyle w:val="Hyperlink"/>
                <w:noProof/>
              </w:rPr>
              <w:t>Feature engineering</w:t>
            </w:r>
            <w:r>
              <w:rPr>
                <w:noProof/>
                <w:webHidden/>
              </w:rPr>
              <w:tab/>
            </w:r>
            <w:r>
              <w:rPr>
                <w:noProof/>
                <w:webHidden/>
              </w:rPr>
              <w:fldChar w:fldCharType="begin"/>
            </w:r>
            <w:r>
              <w:rPr>
                <w:noProof/>
                <w:webHidden/>
              </w:rPr>
              <w:instrText xml:space="preserve"> PAGEREF _Toc222237964 \h </w:instrText>
            </w:r>
            <w:r>
              <w:rPr>
                <w:noProof/>
                <w:webHidden/>
              </w:rPr>
            </w:r>
            <w:r>
              <w:rPr>
                <w:noProof/>
                <w:webHidden/>
              </w:rPr>
              <w:fldChar w:fldCharType="separate"/>
            </w:r>
            <w:r>
              <w:rPr>
                <w:noProof/>
                <w:webHidden/>
              </w:rPr>
              <w:t>56</w:t>
            </w:r>
            <w:r>
              <w:rPr>
                <w:noProof/>
                <w:webHidden/>
              </w:rPr>
              <w:fldChar w:fldCharType="end"/>
            </w:r>
          </w:hyperlink>
        </w:p>
        <w:p w14:paraId="068509C7" w14:textId="72B86AF0" w:rsidR="00F3174B" w:rsidRDefault="00F3174B">
          <w:pPr>
            <w:pStyle w:val="TOC2"/>
            <w:tabs>
              <w:tab w:val="right" w:leader="dot" w:pos="9350"/>
            </w:tabs>
            <w:rPr>
              <w:rFonts w:eastAsiaTheme="minorEastAsia"/>
              <w:noProof/>
            </w:rPr>
          </w:pPr>
          <w:hyperlink w:anchor="_Toc222237965" w:history="1">
            <w:r w:rsidRPr="00175DBF">
              <w:rPr>
                <w:rStyle w:val="Hyperlink"/>
                <w:noProof/>
              </w:rPr>
              <w:t>Feature Selection - Napadači</w:t>
            </w:r>
            <w:r>
              <w:rPr>
                <w:noProof/>
                <w:webHidden/>
              </w:rPr>
              <w:tab/>
            </w:r>
            <w:r>
              <w:rPr>
                <w:noProof/>
                <w:webHidden/>
              </w:rPr>
              <w:fldChar w:fldCharType="begin"/>
            </w:r>
            <w:r>
              <w:rPr>
                <w:noProof/>
                <w:webHidden/>
              </w:rPr>
              <w:instrText xml:space="preserve"> PAGEREF _Toc222237965 \h </w:instrText>
            </w:r>
            <w:r>
              <w:rPr>
                <w:noProof/>
                <w:webHidden/>
              </w:rPr>
            </w:r>
            <w:r>
              <w:rPr>
                <w:noProof/>
                <w:webHidden/>
              </w:rPr>
              <w:fldChar w:fldCharType="separate"/>
            </w:r>
            <w:r>
              <w:rPr>
                <w:noProof/>
                <w:webHidden/>
              </w:rPr>
              <w:t>56</w:t>
            </w:r>
            <w:r>
              <w:rPr>
                <w:noProof/>
                <w:webHidden/>
              </w:rPr>
              <w:fldChar w:fldCharType="end"/>
            </w:r>
          </w:hyperlink>
        </w:p>
        <w:p w14:paraId="38D4CB4B" w14:textId="0E40F2CD" w:rsidR="00F3174B" w:rsidRDefault="00F3174B">
          <w:pPr>
            <w:pStyle w:val="TOC2"/>
            <w:tabs>
              <w:tab w:val="right" w:leader="dot" w:pos="9350"/>
            </w:tabs>
            <w:rPr>
              <w:rFonts w:eastAsiaTheme="minorEastAsia"/>
              <w:noProof/>
            </w:rPr>
          </w:pPr>
          <w:hyperlink w:anchor="_Toc222237966" w:history="1">
            <w:r w:rsidRPr="00175DBF">
              <w:rPr>
                <w:rStyle w:val="Hyperlink"/>
                <w:noProof/>
              </w:rPr>
              <w:t>Feature Selection – Veznjaci</w:t>
            </w:r>
            <w:r>
              <w:rPr>
                <w:noProof/>
                <w:webHidden/>
              </w:rPr>
              <w:tab/>
            </w:r>
            <w:r>
              <w:rPr>
                <w:noProof/>
                <w:webHidden/>
              </w:rPr>
              <w:fldChar w:fldCharType="begin"/>
            </w:r>
            <w:r>
              <w:rPr>
                <w:noProof/>
                <w:webHidden/>
              </w:rPr>
              <w:instrText xml:space="preserve"> PAGEREF _Toc222237966 \h </w:instrText>
            </w:r>
            <w:r>
              <w:rPr>
                <w:noProof/>
                <w:webHidden/>
              </w:rPr>
            </w:r>
            <w:r>
              <w:rPr>
                <w:noProof/>
                <w:webHidden/>
              </w:rPr>
              <w:fldChar w:fldCharType="separate"/>
            </w:r>
            <w:r>
              <w:rPr>
                <w:noProof/>
                <w:webHidden/>
              </w:rPr>
              <w:t>57</w:t>
            </w:r>
            <w:r>
              <w:rPr>
                <w:noProof/>
                <w:webHidden/>
              </w:rPr>
              <w:fldChar w:fldCharType="end"/>
            </w:r>
          </w:hyperlink>
        </w:p>
        <w:p w14:paraId="5687D855" w14:textId="1F83A5CD" w:rsidR="00F3174B" w:rsidRDefault="00F3174B">
          <w:pPr>
            <w:pStyle w:val="TOC1"/>
            <w:tabs>
              <w:tab w:val="right" w:leader="dot" w:pos="9350"/>
            </w:tabs>
            <w:rPr>
              <w:rFonts w:eastAsiaTheme="minorEastAsia"/>
              <w:noProof/>
            </w:rPr>
          </w:pPr>
          <w:hyperlink w:anchor="_Toc222237967" w:history="1">
            <w:r w:rsidRPr="00175DBF">
              <w:rPr>
                <w:rStyle w:val="Hyperlink"/>
                <w:noProof/>
              </w:rPr>
              <w:t>Treniranje modela</w:t>
            </w:r>
            <w:r>
              <w:rPr>
                <w:noProof/>
                <w:webHidden/>
              </w:rPr>
              <w:tab/>
            </w:r>
            <w:r>
              <w:rPr>
                <w:noProof/>
                <w:webHidden/>
              </w:rPr>
              <w:fldChar w:fldCharType="begin"/>
            </w:r>
            <w:r>
              <w:rPr>
                <w:noProof/>
                <w:webHidden/>
              </w:rPr>
              <w:instrText xml:space="preserve"> PAGEREF _Toc222237967 \h </w:instrText>
            </w:r>
            <w:r>
              <w:rPr>
                <w:noProof/>
                <w:webHidden/>
              </w:rPr>
            </w:r>
            <w:r>
              <w:rPr>
                <w:noProof/>
                <w:webHidden/>
              </w:rPr>
              <w:fldChar w:fldCharType="separate"/>
            </w:r>
            <w:r>
              <w:rPr>
                <w:noProof/>
                <w:webHidden/>
              </w:rPr>
              <w:t>57</w:t>
            </w:r>
            <w:r>
              <w:rPr>
                <w:noProof/>
                <w:webHidden/>
              </w:rPr>
              <w:fldChar w:fldCharType="end"/>
            </w:r>
          </w:hyperlink>
        </w:p>
        <w:p w14:paraId="348317C9" w14:textId="7A67B582" w:rsidR="00F3174B" w:rsidRDefault="00F3174B">
          <w:pPr>
            <w:pStyle w:val="TOC2"/>
            <w:tabs>
              <w:tab w:val="right" w:leader="dot" w:pos="9350"/>
            </w:tabs>
            <w:rPr>
              <w:rFonts w:eastAsiaTheme="minorEastAsia"/>
              <w:noProof/>
            </w:rPr>
          </w:pPr>
          <w:hyperlink w:anchor="_Toc222237968" w:history="1">
            <w:r w:rsidRPr="00175DBF">
              <w:rPr>
                <w:rStyle w:val="Hyperlink"/>
                <w:noProof/>
              </w:rPr>
              <w:t>Priprema skupa podataka</w:t>
            </w:r>
            <w:r>
              <w:rPr>
                <w:noProof/>
                <w:webHidden/>
              </w:rPr>
              <w:tab/>
            </w:r>
            <w:r>
              <w:rPr>
                <w:noProof/>
                <w:webHidden/>
              </w:rPr>
              <w:fldChar w:fldCharType="begin"/>
            </w:r>
            <w:r>
              <w:rPr>
                <w:noProof/>
                <w:webHidden/>
              </w:rPr>
              <w:instrText xml:space="preserve"> PAGEREF _Toc222237968 \h </w:instrText>
            </w:r>
            <w:r>
              <w:rPr>
                <w:noProof/>
                <w:webHidden/>
              </w:rPr>
            </w:r>
            <w:r>
              <w:rPr>
                <w:noProof/>
                <w:webHidden/>
              </w:rPr>
              <w:fldChar w:fldCharType="separate"/>
            </w:r>
            <w:r>
              <w:rPr>
                <w:noProof/>
                <w:webHidden/>
              </w:rPr>
              <w:t>57</w:t>
            </w:r>
            <w:r>
              <w:rPr>
                <w:noProof/>
                <w:webHidden/>
              </w:rPr>
              <w:fldChar w:fldCharType="end"/>
            </w:r>
          </w:hyperlink>
        </w:p>
        <w:p w14:paraId="24344ADF" w14:textId="7FC4137F" w:rsidR="00F3174B" w:rsidRDefault="00F3174B">
          <w:pPr>
            <w:pStyle w:val="TOC2"/>
            <w:tabs>
              <w:tab w:val="right" w:leader="dot" w:pos="9350"/>
            </w:tabs>
            <w:rPr>
              <w:rFonts w:eastAsiaTheme="minorEastAsia"/>
              <w:noProof/>
            </w:rPr>
          </w:pPr>
          <w:hyperlink w:anchor="_Toc222237969" w:history="1">
            <w:r w:rsidRPr="00175DBF">
              <w:rPr>
                <w:rStyle w:val="Hyperlink"/>
                <w:noProof/>
              </w:rPr>
              <w:t>Linearna regresija</w:t>
            </w:r>
            <w:r>
              <w:rPr>
                <w:noProof/>
                <w:webHidden/>
              </w:rPr>
              <w:tab/>
            </w:r>
            <w:r>
              <w:rPr>
                <w:noProof/>
                <w:webHidden/>
              </w:rPr>
              <w:fldChar w:fldCharType="begin"/>
            </w:r>
            <w:r>
              <w:rPr>
                <w:noProof/>
                <w:webHidden/>
              </w:rPr>
              <w:instrText xml:space="preserve"> PAGEREF _Toc222237969 \h </w:instrText>
            </w:r>
            <w:r>
              <w:rPr>
                <w:noProof/>
                <w:webHidden/>
              </w:rPr>
            </w:r>
            <w:r>
              <w:rPr>
                <w:noProof/>
                <w:webHidden/>
              </w:rPr>
              <w:fldChar w:fldCharType="separate"/>
            </w:r>
            <w:r>
              <w:rPr>
                <w:noProof/>
                <w:webHidden/>
              </w:rPr>
              <w:t>59</w:t>
            </w:r>
            <w:r>
              <w:rPr>
                <w:noProof/>
                <w:webHidden/>
              </w:rPr>
              <w:fldChar w:fldCharType="end"/>
            </w:r>
          </w:hyperlink>
        </w:p>
        <w:p w14:paraId="0529001E" w14:textId="76FDAD51" w:rsidR="00F3174B" w:rsidRDefault="00F3174B">
          <w:pPr>
            <w:pStyle w:val="TOC2"/>
            <w:tabs>
              <w:tab w:val="right" w:leader="dot" w:pos="9350"/>
            </w:tabs>
            <w:rPr>
              <w:rFonts w:eastAsiaTheme="minorEastAsia"/>
              <w:noProof/>
            </w:rPr>
          </w:pPr>
          <w:hyperlink w:anchor="_Toc222237970" w:history="1">
            <w:r w:rsidRPr="00175DBF">
              <w:rPr>
                <w:rStyle w:val="Hyperlink"/>
                <w:noProof/>
              </w:rPr>
              <w:t>Evaluacija modela</w:t>
            </w:r>
            <w:r>
              <w:rPr>
                <w:noProof/>
                <w:webHidden/>
              </w:rPr>
              <w:tab/>
            </w:r>
            <w:r>
              <w:rPr>
                <w:noProof/>
                <w:webHidden/>
              </w:rPr>
              <w:fldChar w:fldCharType="begin"/>
            </w:r>
            <w:r>
              <w:rPr>
                <w:noProof/>
                <w:webHidden/>
              </w:rPr>
              <w:instrText xml:space="preserve"> PAGEREF _Toc222237970 \h </w:instrText>
            </w:r>
            <w:r>
              <w:rPr>
                <w:noProof/>
                <w:webHidden/>
              </w:rPr>
            </w:r>
            <w:r>
              <w:rPr>
                <w:noProof/>
                <w:webHidden/>
              </w:rPr>
              <w:fldChar w:fldCharType="separate"/>
            </w:r>
            <w:r>
              <w:rPr>
                <w:noProof/>
                <w:webHidden/>
              </w:rPr>
              <w:t>59</w:t>
            </w:r>
            <w:r>
              <w:rPr>
                <w:noProof/>
                <w:webHidden/>
              </w:rPr>
              <w:fldChar w:fldCharType="end"/>
            </w:r>
          </w:hyperlink>
        </w:p>
        <w:p w14:paraId="10F62DBB" w14:textId="7367CBF6" w:rsidR="00F3174B" w:rsidRDefault="00F3174B">
          <w:pPr>
            <w:pStyle w:val="TOC2"/>
            <w:tabs>
              <w:tab w:val="right" w:leader="dot" w:pos="9350"/>
            </w:tabs>
            <w:rPr>
              <w:rFonts w:eastAsiaTheme="minorEastAsia"/>
              <w:noProof/>
            </w:rPr>
          </w:pPr>
          <w:hyperlink w:anchor="_Toc222237971" w:history="1">
            <w:r w:rsidRPr="00175DBF">
              <w:rPr>
                <w:rStyle w:val="Hyperlink"/>
                <w:noProof/>
              </w:rPr>
              <w:t>Modelovanje i treniranje modela</w:t>
            </w:r>
            <w:r>
              <w:rPr>
                <w:noProof/>
                <w:webHidden/>
              </w:rPr>
              <w:tab/>
            </w:r>
            <w:r>
              <w:rPr>
                <w:noProof/>
                <w:webHidden/>
              </w:rPr>
              <w:fldChar w:fldCharType="begin"/>
            </w:r>
            <w:r>
              <w:rPr>
                <w:noProof/>
                <w:webHidden/>
              </w:rPr>
              <w:instrText xml:space="preserve"> PAGEREF _Toc222237971 \h </w:instrText>
            </w:r>
            <w:r>
              <w:rPr>
                <w:noProof/>
                <w:webHidden/>
              </w:rPr>
            </w:r>
            <w:r>
              <w:rPr>
                <w:noProof/>
                <w:webHidden/>
              </w:rPr>
              <w:fldChar w:fldCharType="separate"/>
            </w:r>
            <w:r>
              <w:rPr>
                <w:noProof/>
                <w:webHidden/>
              </w:rPr>
              <w:t>59</w:t>
            </w:r>
            <w:r>
              <w:rPr>
                <w:noProof/>
                <w:webHidden/>
              </w:rPr>
              <w:fldChar w:fldCharType="end"/>
            </w:r>
          </w:hyperlink>
        </w:p>
        <w:p w14:paraId="4F452690" w14:textId="113E0EE6" w:rsidR="00F3174B" w:rsidRDefault="00F3174B">
          <w:pPr>
            <w:pStyle w:val="TOC3"/>
            <w:tabs>
              <w:tab w:val="right" w:leader="dot" w:pos="9350"/>
            </w:tabs>
            <w:rPr>
              <w:rFonts w:eastAsiaTheme="minorEastAsia"/>
              <w:noProof/>
            </w:rPr>
          </w:pPr>
          <w:hyperlink w:anchor="_Toc222237972" w:history="1">
            <w:r w:rsidRPr="00175DBF">
              <w:rPr>
                <w:rStyle w:val="Hyperlink"/>
                <w:noProof/>
              </w:rPr>
              <w:t>Linearna regresija — napadači</w:t>
            </w:r>
            <w:r>
              <w:rPr>
                <w:noProof/>
                <w:webHidden/>
              </w:rPr>
              <w:tab/>
            </w:r>
            <w:r>
              <w:rPr>
                <w:noProof/>
                <w:webHidden/>
              </w:rPr>
              <w:fldChar w:fldCharType="begin"/>
            </w:r>
            <w:r>
              <w:rPr>
                <w:noProof/>
                <w:webHidden/>
              </w:rPr>
              <w:instrText xml:space="preserve"> PAGEREF _Toc222237972 \h </w:instrText>
            </w:r>
            <w:r>
              <w:rPr>
                <w:noProof/>
                <w:webHidden/>
              </w:rPr>
            </w:r>
            <w:r>
              <w:rPr>
                <w:noProof/>
                <w:webHidden/>
              </w:rPr>
              <w:fldChar w:fldCharType="separate"/>
            </w:r>
            <w:r>
              <w:rPr>
                <w:noProof/>
                <w:webHidden/>
              </w:rPr>
              <w:t>59</w:t>
            </w:r>
            <w:r>
              <w:rPr>
                <w:noProof/>
                <w:webHidden/>
              </w:rPr>
              <w:fldChar w:fldCharType="end"/>
            </w:r>
          </w:hyperlink>
        </w:p>
        <w:p w14:paraId="2AE55508" w14:textId="486518C9" w:rsidR="00F3174B" w:rsidRDefault="00F3174B">
          <w:pPr>
            <w:pStyle w:val="TOC2"/>
            <w:tabs>
              <w:tab w:val="right" w:leader="dot" w:pos="9350"/>
            </w:tabs>
            <w:rPr>
              <w:rFonts w:eastAsiaTheme="minorEastAsia"/>
              <w:noProof/>
            </w:rPr>
          </w:pPr>
          <w:hyperlink w:anchor="_Toc222237973" w:history="1">
            <w:r w:rsidRPr="00175DBF">
              <w:rPr>
                <w:rStyle w:val="Hyperlink"/>
                <w:noProof/>
              </w:rPr>
              <w:t>Linearna regresija — veznjaci</w:t>
            </w:r>
            <w:r>
              <w:rPr>
                <w:noProof/>
                <w:webHidden/>
              </w:rPr>
              <w:tab/>
            </w:r>
            <w:r>
              <w:rPr>
                <w:noProof/>
                <w:webHidden/>
              </w:rPr>
              <w:fldChar w:fldCharType="begin"/>
            </w:r>
            <w:r>
              <w:rPr>
                <w:noProof/>
                <w:webHidden/>
              </w:rPr>
              <w:instrText xml:space="preserve"> PAGEREF _Toc222237973 \h </w:instrText>
            </w:r>
            <w:r>
              <w:rPr>
                <w:noProof/>
                <w:webHidden/>
              </w:rPr>
            </w:r>
            <w:r>
              <w:rPr>
                <w:noProof/>
                <w:webHidden/>
              </w:rPr>
              <w:fldChar w:fldCharType="separate"/>
            </w:r>
            <w:r>
              <w:rPr>
                <w:noProof/>
                <w:webHidden/>
              </w:rPr>
              <w:t>65</w:t>
            </w:r>
            <w:r>
              <w:rPr>
                <w:noProof/>
                <w:webHidden/>
              </w:rPr>
              <w:fldChar w:fldCharType="end"/>
            </w:r>
          </w:hyperlink>
        </w:p>
        <w:p w14:paraId="3AFBCAE7" w14:textId="3AE00E8C" w:rsidR="00F3174B" w:rsidRDefault="00F3174B">
          <w:pPr>
            <w:pStyle w:val="TOC3"/>
            <w:tabs>
              <w:tab w:val="right" w:leader="dot" w:pos="9350"/>
            </w:tabs>
            <w:rPr>
              <w:rFonts w:eastAsiaTheme="minorEastAsia"/>
              <w:noProof/>
            </w:rPr>
          </w:pPr>
          <w:hyperlink w:anchor="_Toc222237974" w:history="1">
            <w:r w:rsidRPr="00175DBF">
              <w:rPr>
                <w:rStyle w:val="Hyperlink"/>
                <w:noProof/>
              </w:rPr>
              <w:t>Evaluacija i poređenje modela</w:t>
            </w:r>
            <w:r>
              <w:rPr>
                <w:noProof/>
                <w:webHidden/>
              </w:rPr>
              <w:tab/>
            </w:r>
            <w:r>
              <w:rPr>
                <w:noProof/>
                <w:webHidden/>
              </w:rPr>
              <w:fldChar w:fldCharType="begin"/>
            </w:r>
            <w:r>
              <w:rPr>
                <w:noProof/>
                <w:webHidden/>
              </w:rPr>
              <w:instrText xml:space="preserve"> PAGEREF _Toc222237974 \h </w:instrText>
            </w:r>
            <w:r>
              <w:rPr>
                <w:noProof/>
                <w:webHidden/>
              </w:rPr>
            </w:r>
            <w:r>
              <w:rPr>
                <w:noProof/>
                <w:webHidden/>
              </w:rPr>
              <w:fldChar w:fldCharType="separate"/>
            </w:r>
            <w:r>
              <w:rPr>
                <w:noProof/>
                <w:webHidden/>
              </w:rPr>
              <w:t>71</w:t>
            </w:r>
            <w:r>
              <w:rPr>
                <w:noProof/>
                <w:webHidden/>
              </w:rPr>
              <w:fldChar w:fldCharType="end"/>
            </w:r>
          </w:hyperlink>
        </w:p>
        <w:p w14:paraId="68A3E631" w14:textId="0EA9CF0D" w:rsidR="00F3174B" w:rsidRDefault="00F3174B">
          <w:pPr>
            <w:pStyle w:val="TOC2"/>
            <w:tabs>
              <w:tab w:val="right" w:leader="dot" w:pos="9350"/>
            </w:tabs>
            <w:rPr>
              <w:rFonts w:eastAsiaTheme="minorEastAsia"/>
              <w:noProof/>
            </w:rPr>
          </w:pPr>
          <w:hyperlink w:anchor="_Toc222237975" w:history="1">
            <w:r w:rsidRPr="00175DBF">
              <w:rPr>
                <w:rStyle w:val="Hyperlink"/>
                <w:noProof/>
              </w:rPr>
              <w:t>Random Forest</w:t>
            </w:r>
            <w:r>
              <w:rPr>
                <w:noProof/>
                <w:webHidden/>
              </w:rPr>
              <w:tab/>
            </w:r>
            <w:r>
              <w:rPr>
                <w:noProof/>
                <w:webHidden/>
              </w:rPr>
              <w:fldChar w:fldCharType="begin"/>
            </w:r>
            <w:r>
              <w:rPr>
                <w:noProof/>
                <w:webHidden/>
              </w:rPr>
              <w:instrText xml:space="preserve"> PAGEREF _Toc222237975 \h </w:instrText>
            </w:r>
            <w:r>
              <w:rPr>
                <w:noProof/>
                <w:webHidden/>
              </w:rPr>
            </w:r>
            <w:r>
              <w:rPr>
                <w:noProof/>
                <w:webHidden/>
              </w:rPr>
              <w:fldChar w:fldCharType="separate"/>
            </w:r>
            <w:r>
              <w:rPr>
                <w:noProof/>
                <w:webHidden/>
              </w:rPr>
              <w:t>71</w:t>
            </w:r>
            <w:r>
              <w:rPr>
                <w:noProof/>
                <w:webHidden/>
              </w:rPr>
              <w:fldChar w:fldCharType="end"/>
            </w:r>
          </w:hyperlink>
        </w:p>
        <w:p w14:paraId="72C2E3AD" w14:textId="7116E9D5" w:rsidR="00F3174B" w:rsidRDefault="00F3174B">
          <w:pPr>
            <w:pStyle w:val="TOC3"/>
            <w:tabs>
              <w:tab w:val="right" w:leader="dot" w:pos="9350"/>
            </w:tabs>
            <w:rPr>
              <w:rFonts w:eastAsiaTheme="minorEastAsia"/>
              <w:noProof/>
            </w:rPr>
          </w:pPr>
          <w:hyperlink w:anchor="_Toc222237976" w:history="1">
            <w:r w:rsidRPr="00175DBF">
              <w:rPr>
                <w:rStyle w:val="Hyperlink"/>
                <w:noProof/>
              </w:rPr>
              <w:t>Uvod</w:t>
            </w:r>
            <w:r>
              <w:rPr>
                <w:noProof/>
                <w:webHidden/>
              </w:rPr>
              <w:tab/>
            </w:r>
            <w:r>
              <w:rPr>
                <w:noProof/>
                <w:webHidden/>
              </w:rPr>
              <w:fldChar w:fldCharType="begin"/>
            </w:r>
            <w:r>
              <w:rPr>
                <w:noProof/>
                <w:webHidden/>
              </w:rPr>
              <w:instrText xml:space="preserve"> PAGEREF _Toc222237976 \h </w:instrText>
            </w:r>
            <w:r>
              <w:rPr>
                <w:noProof/>
                <w:webHidden/>
              </w:rPr>
            </w:r>
            <w:r>
              <w:rPr>
                <w:noProof/>
                <w:webHidden/>
              </w:rPr>
              <w:fldChar w:fldCharType="separate"/>
            </w:r>
            <w:r>
              <w:rPr>
                <w:noProof/>
                <w:webHidden/>
              </w:rPr>
              <w:t>71</w:t>
            </w:r>
            <w:r>
              <w:rPr>
                <w:noProof/>
                <w:webHidden/>
              </w:rPr>
              <w:fldChar w:fldCharType="end"/>
            </w:r>
          </w:hyperlink>
        </w:p>
        <w:p w14:paraId="39A56A0C" w14:textId="2D2B25FD" w:rsidR="00F3174B" w:rsidRDefault="00F3174B">
          <w:pPr>
            <w:pStyle w:val="TOC3"/>
            <w:tabs>
              <w:tab w:val="right" w:leader="dot" w:pos="9350"/>
            </w:tabs>
            <w:rPr>
              <w:rFonts w:eastAsiaTheme="minorEastAsia"/>
              <w:noProof/>
            </w:rPr>
          </w:pPr>
          <w:hyperlink w:anchor="_Toc222237977" w:history="1">
            <w:r w:rsidRPr="00175DBF">
              <w:rPr>
                <w:rStyle w:val="Hyperlink"/>
                <w:noProof/>
              </w:rPr>
              <w:t>Treniranje modela</w:t>
            </w:r>
            <w:r>
              <w:rPr>
                <w:noProof/>
                <w:webHidden/>
              </w:rPr>
              <w:tab/>
            </w:r>
            <w:r>
              <w:rPr>
                <w:noProof/>
                <w:webHidden/>
              </w:rPr>
              <w:fldChar w:fldCharType="begin"/>
            </w:r>
            <w:r>
              <w:rPr>
                <w:noProof/>
                <w:webHidden/>
              </w:rPr>
              <w:instrText xml:space="preserve"> PAGEREF _Toc222237977 \h </w:instrText>
            </w:r>
            <w:r>
              <w:rPr>
                <w:noProof/>
                <w:webHidden/>
              </w:rPr>
            </w:r>
            <w:r>
              <w:rPr>
                <w:noProof/>
                <w:webHidden/>
              </w:rPr>
              <w:fldChar w:fldCharType="separate"/>
            </w:r>
            <w:r>
              <w:rPr>
                <w:noProof/>
                <w:webHidden/>
              </w:rPr>
              <w:t>71</w:t>
            </w:r>
            <w:r>
              <w:rPr>
                <w:noProof/>
                <w:webHidden/>
              </w:rPr>
              <w:fldChar w:fldCharType="end"/>
            </w:r>
          </w:hyperlink>
        </w:p>
        <w:p w14:paraId="19E20E20" w14:textId="6CBE54F8" w:rsidR="00F3174B" w:rsidRDefault="00F3174B">
          <w:pPr>
            <w:pStyle w:val="TOC3"/>
            <w:tabs>
              <w:tab w:val="right" w:leader="dot" w:pos="9350"/>
            </w:tabs>
            <w:rPr>
              <w:rFonts w:eastAsiaTheme="minorEastAsia"/>
              <w:noProof/>
            </w:rPr>
          </w:pPr>
          <w:hyperlink w:anchor="_Toc222237978" w:history="1">
            <w:r w:rsidRPr="00175DBF">
              <w:rPr>
                <w:rStyle w:val="Hyperlink"/>
                <w:noProof/>
              </w:rPr>
              <w:t>Predikcija i evaluacija</w:t>
            </w:r>
            <w:r>
              <w:rPr>
                <w:noProof/>
                <w:webHidden/>
              </w:rPr>
              <w:tab/>
            </w:r>
            <w:r>
              <w:rPr>
                <w:noProof/>
                <w:webHidden/>
              </w:rPr>
              <w:fldChar w:fldCharType="begin"/>
            </w:r>
            <w:r>
              <w:rPr>
                <w:noProof/>
                <w:webHidden/>
              </w:rPr>
              <w:instrText xml:space="preserve"> PAGEREF _Toc222237978 \h </w:instrText>
            </w:r>
            <w:r>
              <w:rPr>
                <w:noProof/>
                <w:webHidden/>
              </w:rPr>
            </w:r>
            <w:r>
              <w:rPr>
                <w:noProof/>
                <w:webHidden/>
              </w:rPr>
              <w:fldChar w:fldCharType="separate"/>
            </w:r>
            <w:r>
              <w:rPr>
                <w:noProof/>
                <w:webHidden/>
              </w:rPr>
              <w:t>73</w:t>
            </w:r>
            <w:r>
              <w:rPr>
                <w:noProof/>
                <w:webHidden/>
              </w:rPr>
              <w:fldChar w:fldCharType="end"/>
            </w:r>
          </w:hyperlink>
        </w:p>
        <w:p w14:paraId="3568D1F8" w14:textId="04CBC148" w:rsidR="00F3174B" w:rsidRDefault="00F3174B" w:rsidP="00F3174B">
          <w:pPr>
            <w:pStyle w:val="TOC3"/>
            <w:tabs>
              <w:tab w:val="right" w:leader="dot" w:pos="9350"/>
            </w:tabs>
            <w:rPr>
              <w:rFonts w:eastAsiaTheme="minorEastAsia"/>
              <w:noProof/>
            </w:rPr>
          </w:pPr>
          <w:hyperlink w:anchor="_Toc222237979" w:history="1">
            <w:r w:rsidRPr="00175DBF">
              <w:rPr>
                <w:rStyle w:val="Hyperlink"/>
                <w:noProof/>
              </w:rPr>
              <w:t>Feature importance</w:t>
            </w:r>
            <w:r>
              <w:rPr>
                <w:noProof/>
                <w:webHidden/>
              </w:rPr>
              <w:tab/>
            </w:r>
            <w:r>
              <w:rPr>
                <w:noProof/>
                <w:webHidden/>
              </w:rPr>
              <w:fldChar w:fldCharType="begin"/>
            </w:r>
            <w:r>
              <w:rPr>
                <w:noProof/>
                <w:webHidden/>
              </w:rPr>
              <w:instrText xml:space="preserve"> PAGEREF _Toc222237979 \h </w:instrText>
            </w:r>
            <w:r>
              <w:rPr>
                <w:noProof/>
                <w:webHidden/>
              </w:rPr>
            </w:r>
            <w:r>
              <w:rPr>
                <w:noProof/>
                <w:webHidden/>
              </w:rPr>
              <w:fldChar w:fldCharType="separate"/>
            </w:r>
            <w:r>
              <w:rPr>
                <w:noProof/>
                <w:webHidden/>
              </w:rPr>
              <w:t>74</w:t>
            </w:r>
            <w:r>
              <w:rPr>
                <w:noProof/>
                <w:webHidden/>
              </w:rPr>
              <w:fldChar w:fldCharType="end"/>
            </w:r>
          </w:hyperlink>
        </w:p>
        <w:p w14:paraId="114BD609" w14:textId="60A444A6" w:rsidR="00F3174B" w:rsidRDefault="00F3174B">
          <w:pPr>
            <w:pStyle w:val="TOC2"/>
            <w:tabs>
              <w:tab w:val="right" w:leader="dot" w:pos="9350"/>
            </w:tabs>
            <w:rPr>
              <w:rFonts w:eastAsiaTheme="minorEastAsia"/>
              <w:noProof/>
            </w:rPr>
          </w:pPr>
          <w:hyperlink w:anchor="_Toc222237981" w:history="1">
            <w:r w:rsidRPr="00175DBF">
              <w:rPr>
                <w:rStyle w:val="Hyperlink"/>
                <w:noProof/>
              </w:rPr>
              <w:t>XGBoost</w:t>
            </w:r>
            <w:r>
              <w:rPr>
                <w:noProof/>
                <w:webHidden/>
              </w:rPr>
              <w:tab/>
            </w:r>
            <w:r>
              <w:rPr>
                <w:noProof/>
                <w:webHidden/>
              </w:rPr>
              <w:fldChar w:fldCharType="begin"/>
            </w:r>
            <w:r>
              <w:rPr>
                <w:noProof/>
                <w:webHidden/>
              </w:rPr>
              <w:instrText xml:space="preserve"> PAGEREF _Toc222237981 \h </w:instrText>
            </w:r>
            <w:r>
              <w:rPr>
                <w:noProof/>
                <w:webHidden/>
              </w:rPr>
            </w:r>
            <w:r>
              <w:rPr>
                <w:noProof/>
                <w:webHidden/>
              </w:rPr>
              <w:fldChar w:fldCharType="separate"/>
            </w:r>
            <w:r>
              <w:rPr>
                <w:noProof/>
                <w:webHidden/>
              </w:rPr>
              <w:t>76</w:t>
            </w:r>
            <w:r>
              <w:rPr>
                <w:noProof/>
                <w:webHidden/>
              </w:rPr>
              <w:fldChar w:fldCharType="end"/>
            </w:r>
          </w:hyperlink>
        </w:p>
        <w:p w14:paraId="255EE0ED" w14:textId="774513F1" w:rsidR="00F3174B" w:rsidRDefault="00F3174B">
          <w:pPr>
            <w:pStyle w:val="TOC3"/>
            <w:tabs>
              <w:tab w:val="right" w:leader="dot" w:pos="9350"/>
            </w:tabs>
            <w:rPr>
              <w:rFonts w:eastAsiaTheme="minorEastAsia"/>
              <w:noProof/>
            </w:rPr>
          </w:pPr>
          <w:hyperlink w:anchor="_Toc222237982" w:history="1">
            <w:r w:rsidRPr="00175DBF">
              <w:rPr>
                <w:rStyle w:val="Hyperlink"/>
                <w:noProof/>
              </w:rPr>
              <w:t>Uvod</w:t>
            </w:r>
            <w:r>
              <w:rPr>
                <w:noProof/>
                <w:webHidden/>
              </w:rPr>
              <w:tab/>
            </w:r>
            <w:r>
              <w:rPr>
                <w:noProof/>
                <w:webHidden/>
              </w:rPr>
              <w:fldChar w:fldCharType="begin"/>
            </w:r>
            <w:r>
              <w:rPr>
                <w:noProof/>
                <w:webHidden/>
              </w:rPr>
              <w:instrText xml:space="preserve"> PAGEREF _Toc222237982 \h </w:instrText>
            </w:r>
            <w:r>
              <w:rPr>
                <w:noProof/>
                <w:webHidden/>
              </w:rPr>
            </w:r>
            <w:r>
              <w:rPr>
                <w:noProof/>
                <w:webHidden/>
              </w:rPr>
              <w:fldChar w:fldCharType="separate"/>
            </w:r>
            <w:r>
              <w:rPr>
                <w:noProof/>
                <w:webHidden/>
              </w:rPr>
              <w:t>76</w:t>
            </w:r>
            <w:r>
              <w:rPr>
                <w:noProof/>
                <w:webHidden/>
              </w:rPr>
              <w:fldChar w:fldCharType="end"/>
            </w:r>
          </w:hyperlink>
        </w:p>
        <w:p w14:paraId="43E7ACC7" w14:textId="1824CB58" w:rsidR="00F3174B" w:rsidRDefault="00F3174B">
          <w:pPr>
            <w:pStyle w:val="TOC3"/>
            <w:tabs>
              <w:tab w:val="right" w:leader="dot" w:pos="9350"/>
            </w:tabs>
            <w:rPr>
              <w:rFonts w:eastAsiaTheme="minorEastAsia"/>
              <w:noProof/>
            </w:rPr>
          </w:pPr>
          <w:hyperlink w:anchor="_Toc222237983" w:history="1">
            <w:r w:rsidRPr="00175DBF">
              <w:rPr>
                <w:rStyle w:val="Hyperlink"/>
                <w:noProof/>
              </w:rPr>
              <w:t>Priprema podataka i treniranje</w:t>
            </w:r>
            <w:r>
              <w:rPr>
                <w:noProof/>
                <w:webHidden/>
              </w:rPr>
              <w:tab/>
            </w:r>
            <w:r>
              <w:rPr>
                <w:noProof/>
                <w:webHidden/>
              </w:rPr>
              <w:fldChar w:fldCharType="begin"/>
            </w:r>
            <w:r>
              <w:rPr>
                <w:noProof/>
                <w:webHidden/>
              </w:rPr>
              <w:instrText xml:space="preserve"> PAGEREF _Toc222237983 \h </w:instrText>
            </w:r>
            <w:r>
              <w:rPr>
                <w:noProof/>
                <w:webHidden/>
              </w:rPr>
            </w:r>
            <w:r>
              <w:rPr>
                <w:noProof/>
                <w:webHidden/>
              </w:rPr>
              <w:fldChar w:fldCharType="separate"/>
            </w:r>
            <w:r>
              <w:rPr>
                <w:noProof/>
                <w:webHidden/>
              </w:rPr>
              <w:t>76</w:t>
            </w:r>
            <w:r>
              <w:rPr>
                <w:noProof/>
                <w:webHidden/>
              </w:rPr>
              <w:fldChar w:fldCharType="end"/>
            </w:r>
          </w:hyperlink>
        </w:p>
        <w:p w14:paraId="29DC2F7A" w14:textId="5E3EE97E" w:rsidR="00F3174B" w:rsidRDefault="00F3174B">
          <w:pPr>
            <w:pStyle w:val="TOC3"/>
            <w:tabs>
              <w:tab w:val="right" w:leader="dot" w:pos="9350"/>
            </w:tabs>
            <w:rPr>
              <w:rFonts w:eastAsiaTheme="minorEastAsia"/>
              <w:noProof/>
            </w:rPr>
          </w:pPr>
          <w:hyperlink w:anchor="_Toc222237984" w:history="1">
            <w:r w:rsidRPr="00175DBF">
              <w:rPr>
                <w:rStyle w:val="Hyperlink"/>
                <w:noProof/>
              </w:rPr>
              <w:t>Predikcija i evaluacija</w:t>
            </w:r>
            <w:r>
              <w:rPr>
                <w:noProof/>
                <w:webHidden/>
              </w:rPr>
              <w:tab/>
            </w:r>
            <w:r>
              <w:rPr>
                <w:noProof/>
                <w:webHidden/>
              </w:rPr>
              <w:fldChar w:fldCharType="begin"/>
            </w:r>
            <w:r>
              <w:rPr>
                <w:noProof/>
                <w:webHidden/>
              </w:rPr>
              <w:instrText xml:space="preserve"> PAGEREF _Toc222237984 \h </w:instrText>
            </w:r>
            <w:r>
              <w:rPr>
                <w:noProof/>
                <w:webHidden/>
              </w:rPr>
            </w:r>
            <w:r>
              <w:rPr>
                <w:noProof/>
                <w:webHidden/>
              </w:rPr>
              <w:fldChar w:fldCharType="separate"/>
            </w:r>
            <w:r>
              <w:rPr>
                <w:noProof/>
                <w:webHidden/>
              </w:rPr>
              <w:t>78</w:t>
            </w:r>
            <w:r>
              <w:rPr>
                <w:noProof/>
                <w:webHidden/>
              </w:rPr>
              <w:fldChar w:fldCharType="end"/>
            </w:r>
          </w:hyperlink>
        </w:p>
        <w:p w14:paraId="7F162559" w14:textId="73AC1AA5" w:rsidR="00F3174B" w:rsidRDefault="00F3174B">
          <w:pPr>
            <w:pStyle w:val="TOC3"/>
            <w:tabs>
              <w:tab w:val="right" w:leader="dot" w:pos="9350"/>
            </w:tabs>
            <w:rPr>
              <w:rFonts w:eastAsiaTheme="minorEastAsia"/>
              <w:noProof/>
            </w:rPr>
          </w:pPr>
          <w:hyperlink w:anchor="_Toc222237985" w:history="1">
            <w:r w:rsidRPr="00175DBF">
              <w:rPr>
                <w:rStyle w:val="Hyperlink"/>
                <w:noProof/>
              </w:rPr>
              <w:t>Feature importance</w:t>
            </w:r>
            <w:r>
              <w:rPr>
                <w:noProof/>
                <w:webHidden/>
              </w:rPr>
              <w:tab/>
            </w:r>
            <w:r>
              <w:rPr>
                <w:noProof/>
                <w:webHidden/>
              </w:rPr>
              <w:fldChar w:fldCharType="begin"/>
            </w:r>
            <w:r>
              <w:rPr>
                <w:noProof/>
                <w:webHidden/>
              </w:rPr>
              <w:instrText xml:space="preserve"> PAGEREF _Toc222237985 \h </w:instrText>
            </w:r>
            <w:r>
              <w:rPr>
                <w:noProof/>
                <w:webHidden/>
              </w:rPr>
            </w:r>
            <w:r>
              <w:rPr>
                <w:noProof/>
                <w:webHidden/>
              </w:rPr>
              <w:fldChar w:fldCharType="separate"/>
            </w:r>
            <w:r>
              <w:rPr>
                <w:noProof/>
                <w:webHidden/>
              </w:rPr>
              <w:t>79</w:t>
            </w:r>
            <w:r>
              <w:rPr>
                <w:noProof/>
                <w:webHidden/>
              </w:rPr>
              <w:fldChar w:fldCharType="end"/>
            </w:r>
          </w:hyperlink>
        </w:p>
        <w:p w14:paraId="0FA3B2DB" w14:textId="566813C6" w:rsidR="00F3174B" w:rsidRDefault="00F3174B">
          <w:pPr>
            <w:pStyle w:val="TOC2"/>
            <w:tabs>
              <w:tab w:val="right" w:leader="dot" w:pos="9350"/>
            </w:tabs>
            <w:rPr>
              <w:rFonts w:eastAsiaTheme="minorEastAsia"/>
              <w:noProof/>
            </w:rPr>
          </w:pPr>
          <w:hyperlink w:anchor="_Toc222237986" w:history="1">
            <w:r w:rsidRPr="00175DBF">
              <w:rPr>
                <w:rStyle w:val="Hyperlink"/>
                <w:noProof/>
              </w:rPr>
              <w:t>Lasso regresija</w:t>
            </w:r>
            <w:r>
              <w:rPr>
                <w:noProof/>
                <w:webHidden/>
              </w:rPr>
              <w:tab/>
            </w:r>
            <w:r>
              <w:rPr>
                <w:noProof/>
                <w:webHidden/>
              </w:rPr>
              <w:fldChar w:fldCharType="begin"/>
            </w:r>
            <w:r>
              <w:rPr>
                <w:noProof/>
                <w:webHidden/>
              </w:rPr>
              <w:instrText xml:space="preserve"> PAGEREF _Toc222237986 \h </w:instrText>
            </w:r>
            <w:r>
              <w:rPr>
                <w:noProof/>
                <w:webHidden/>
              </w:rPr>
            </w:r>
            <w:r>
              <w:rPr>
                <w:noProof/>
                <w:webHidden/>
              </w:rPr>
              <w:fldChar w:fldCharType="separate"/>
            </w:r>
            <w:r>
              <w:rPr>
                <w:noProof/>
                <w:webHidden/>
              </w:rPr>
              <w:t>81</w:t>
            </w:r>
            <w:r>
              <w:rPr>
                <w:noProof/>
                <w:webHidden/>
              </w:rPr>
              <w:fldChar w:fldCharType="end"/>
            </w:r>
          </w:hyperlink>
        </w:p>
        <w:p w14:paraId="16114837" w14:textId="263D9A8A" w:rsidR="00F3174B" w:rsidRDefault="00F3174B">
          <w:pPr>
            <w:pStyle w:val="TOC3"/>
            <w:tabs>
              <w:tab w:val="right" w:leader="dot" w:pos="9350"/>
            </w:tabs>
            <w:rPr>
              <w:rFonts w:eastAsiaTheme="minorEastAsia"/>
              <w:noProof/>
            </w:rPr>
          </w:pPr>
          <w:hyperlink w:anchor="_Toc222237987" w:history="1">
            <w:r w:rsidRPr="00175DBF">
              <w:rPr>
                <w:rStyle w:val="Hyperlink"/>
                <w:noProof/>
              </w:rPr>
              <w:t>Uvod</w:t>
            </w:r>
            <w:r>
              <w:rPr>
                <w:noProof/>
                <w:webHidden/>
              </w:rPr>
              <w:tab/>
            </w:r>
            <w:r>
              <w:rPr>
                <w:noProof/>
                <w:webHidden/>
              </w:rPr>
              <w:fldChar w:fldCharType="begin"/>
            </w:r>
            <w:r>
              <w:rPr>
                <w:noProof/>
                <w:webHidden/>
              </w:rPr>
              <w:instrText xml:space="preserve"> PAGEREF _Toc222237987 \h </w:instrText>
            </w:r>
            <w:r>
              <w:rPr>
                <w:noProof/>
                <w:webHidden/>
              </w:rPr>
            </w:r>
            <w:r>
              <w:rPr>
                <w:noProof/>
                <w:webHidden/>
              </w:rPr>
              <w:fldChar w:fldCharType="separate"/>
            </w:r>
            <w:r>
              <w:rPr>
                <w:noProof/>
                <w:webHidden/>
              </w:rPr>
              <w:t>81</w:t>
            </w:r>
            <w:r>
              <w:rPr>
                <w:noProof/>
                <w:webHidden/>
              </w:rPr>
              <w:fldChar w:fldCharType="end"/>
            </w:r>
          </w:hyperlink>
        </w:p>
        <w:p w14:paraId="300C127D" w14:textId="5471FA0C" w:rsidR="00F3174B" w:rsidRDefault="00F3174B">
          <w:pPr>
            <w:pStyle w:val="TOC3"/>
            <w:tabs>
              <w:tab w:val="right" w:leader="dot" w:pos="9350"/>
            </w:tabs>
            <w:rPr>
              <w:rFonts w:eastAsiaTheme="minorEastAsia"/>
              <w:noProof/>
            </w:rPr>
          </w:pPr>
          <w:hyperlink w:anchor="_Toc222237988" w:history="1">
            <w:r w:rsidRPr="00175DBF">
              <w:rPr>
                <w:rStyle w:val="Hyperlink"/>
                <w:noProof/>
              </w:rPr>
              <w:t>Treniranje modela</w:t>
            </w:r>
            <w:r>
              <w:rPr>
                <w:noProof/>
                <w:webHidden/>
              </w:rPr>
              <w:tab/>
            </w:r>
            <w:r>
              <w:rPr>
                <w:noProof/>
                <w:webHidden/>
              </w:rPr>
              <w:fldChar w:fldCharType="begin"/>
            </w:r>
            <w:r>
              <w:rPr>
                <w:noProof/>
                <w:webHidden/>
              </w:rPr>
              <w:instrText xml:space="preserve"> PAGEREF _Toc222237988 \h </w:instrText>
            </w:r>
            <w:r>
              <w:rPr>
                <w:noProof/>
                <w:webHidden/>
              </w:rPr>
            </w:r>
            <w:r>
              <w:rPr>
                <w:noProof/>
                <w:webHidden/>
              </w:rPr>
              <w:fldChar w:fldCharType="separate"/>
            </w:r>
            <w:r>
              <w:rPr>
                <w:noProof/>
                <w:webHidden/>
              </w:rPr>
              <w:t>81</w:t>
            </w:r>
            <w:r>
              <w:rPr>
                <w:noProof/>
                <w:webHidden/>
              </w:rPr>
              <w:fldChar w:fldCharType="end"/>
            </w:r>
          </w:hyperlink>
        </w:p>
        <w:p w14:paraId="5A2E1B34" w14:textId="150E8EB8" w:rsidR="00F3174B" w:rsidRDefault="00F3174B">
          <w:pPr>
            <w:pStyle w:val="TOC3"/>
            <w:tabs>
              <w:tab w:val="right" w:leader="dot" w:pos="9350"/>
            </w:tabs>
            <w:rPr>
              <w:rFonts w:eastAsiaTheme="minorEastAsia"/>
              <w:noProof/>
            </w:rPr>
          </w:pPr>
          <w:hyperlink w:anchor="_Toc222237989" w:history="1">
            <w:r w:rsidRPr="00175DBF">
              <w:rPr>
                <w:rStyle w:val="Hyperlink"/>
                <w:noProof/>
              </w:rPr>
              <w:t>Predikcija i evaluacija</w:t>
            </w:r>
            <w:r>
              <w:rPr>
                <w:noProof/>
                <w:webHidden/>
              </w:rPr>
              <w:tab/>
            </w:r>
            <w:r>
              <w:rPr>
                <w:noProof/>
                <w:webHidden/>
              </w:rPr>
              <w:fldChar w:fldCharType="begin"/>
            </w:r>
            <w:r>
              <w:rPr>
                <w:noProof/>
                <w:webHidden/>
              </w:rPr>
              <w:instrText xml:space="preserve"> PAGEREF _Toc222237989 \h </w:instrText>
            </w:r>
            <w:r>
              <w:rPr>
                <w:noProof/>
                <w:webHidden/>
              </w:rPr>
            </w:r>
            <w:r>
              <w:rPr>
                <w:noProof/>
                <w:webHidden/>
              </w:rPr>
              <w:fldChar w:fldCharType="separate"/>
            </w:r>
            <w:r>
              <w:rPr>
                <w:noProof/>
                <w:webHidden/>
              </w:rPr>
              <w:t>83</w:t>
            </w:r>
            <w:r>
              <w:rPr>
                <w:noProof/>
                <w:webHidden/>
              </w:rPr>
              <w:fldChar w:fldCharType="end"/>
            </w:r>
          </w:hyperlink>
        </w:p>
        <w:p w14:paraId="35D672E8" w14:textId="2EC92BC9" w:rsidR="00F3174B" w:rsidRDefault="00F3174B">
          <w:pPr>
            <w:pStyle w:val="TOC3"/>
            <w:tabs>
              <w:tab w:val="right" w:leader="dot" w:pos="9350"/>
            </w:tabs>
            <w:rPr>
              <w:rFonts w:eastAsiaTheme="minorEastAsia"/>
              <w:noProof/>
            </w:rPr>
          </w:pPr>
          <w:hyperlink w:anchor="_Toc222237990" w:history="1">
            <w:r w:rsidRPr="00175DBF">
              <w:rPr>
                <w:rStyle w:val="Hyperlink"/>
                <w:noProof/>
              </w:rPr>
              <w:t>Feature importance</w:t>
            </w:r>
            <w:r>
              <w:rPr>
                <w:noProof/>
                <w:webHidden/>
              </w:rPr>
              <w:tab/>
            </w:r>
            <w:r>
              <w:rPr>
                <w:noProof/>
                <w:webHidden/>
              </w:rPr>
              <w:fldChar w:fldCharType="begin"/>
            </w:r>
            <w:r>
              <w:rPr>
                <w:noProof/>
                <w:webHidden/>
              </w:rPr>
              <w:instrText xml:space="preserve"> PAGEREF _Toc222237990 \h </w:instrText>
            </w:r>
            <w:r>
              <w:rPr>
                <w:noProof/>
                <w:webHidden/>
              </w:rPr>
            </w:r>
            <w:r>
              <w:rPr>
                <w:noProof/>
                <w:webHidden/>
              </w:rPr>
              <w:fldChar w:fldCharType="separate"/>
            </w:r>
            <w:r>
              <w:rPr>
                <w:noProof/>
                <w:webHidden/>
              </w:rPr>
              <w:t>84</w:t>
            </w:r>
            <w:r>
              <w:rPr>
                <w:noProof/>
                <w:webHidden/>
              </w:rPr>
              <w:fldChar w:fldCharType="end"/>
            </w:r>
          </w:hyperlink>
        </w:p>
        <w:p w14:paraId="7F030006" w14:textId="304BA498" w:rsidR="00F3174B" w:rsidRDefault="00F3174B">
          <w:pPr>
            <w:pStyle w:val="TOC1"/>
            <w:tabs>
              <w:tab w:val="right" w:leader="dot" w:pos="9350"/>
            </w:tabs>
            <w:rPr>
              <w:rFonts w:eastAsiaTheme="minorEastAsia"/>
              <w:noProof/>
            </w:rPr>
          </w:pPr>
          <w:hyperlink w:anchor="_Toc222237991" w:history="1">
            <w:r w:rsidRPr="00175DBF">
              <w:rPr>
                <w:rStyle w:val="Hyperlink"/>
                <w:noProof/>
              </w:rPr>
              <w:t>Zaključak poređenja modela</w:t>
            </w:r>
            <w:r>
              <w:rPr>
                <w:noProof/>
                <w:webHidden/>
              </w:rPr>
              <w:tab/>
            </w:r>
            <w:r>
              <w:rPr>
                <w:noProof/>
                <w:webHidden/>
              </w:rPr>
              <w:fldChar w:fldCharType="begin"/>
            </w:r>
            <w:r>
              <w:rPr>
                <w:noProof/>
                <w:webHidden/>
              </w:rPr>
              <w:instrText xml:space="preserve"> PAGEREF _Toc222237991 \h </w:instrText>
            </w:r>
            <w:r>
              <w:rPr>
                <w:noProof/>
                <w:webHidden/>
              </w:rPr>
            </w:r>
            <w:r>
              <w:rPr>
                <w:noProof/>
                <w:webHidden/>
              </w:rPr>
              <w:fldChar w:fldCharType="separate"/>
            </w:r>
            <w:r>
              <w:rPr>
                <w:noProof/>
                <w:webHidden/>
              </w:rPr>
              <w:t>87</w:t>
            </w:r>
            <w:r>
              <w:rPr>
                <w:noProof/>
                <w:webHidden/>
              </w:rPr>
              <w:fldChar w:fldCharType="end"/>
            </w:r>
          </w:hyperlink>
        </w:p>
        <w:p w14:paraId="3124ECE7" w14:textId="6052D2A3" w:rsidR="00F3174B" w:rsidRDefault="00F3174B">
          <w:pPr>
            <w:pStyle w:val="TOC2"/>
            <w:tabs>
              <w:tab w:val="right" w:leader="dot" w:pos="9350"/>
            </w:tabs>
            <w:rPr>
              <w:rFonts w:eastAsiaTheme="minorEastAsia"/>
              <w:noProof/>
            </w:rPr>
          </w:pPr>
          <w:hyperlink w:anchor="_Toc222237992" w:history="1">
            <w:r w:rsidRPr="00175DBF">
              <w:rPr>
                <w:rStyle w:val="Hyperlink"/>
                <w:noProof/>
              </w:rPr>
              <w:t>Poređenje modela i izbor najboljeg modela</w:t>
            </w:r>
            <w:r>
              <w:rPr>
                <w:noProof/>
                <w:webHidden/>
              </w:rPr>
              <w:tab/>
            </w:r>
            <w:r>
              <w:rPr>
                <w:noProof/>
                <w:webHidden/>
              </w:rPr>
              <w:fldChar w:fldCharType="begin"/>
            </w:r>
            <w:r>
              <w:rPr>
                <w:noProof/>
                <w:webHidden/>
              </w:rPr>
              <w:instrText xml:space="preserve"> PAGEREF _Toc222237992 \h </w:instrText>
            </w:r>
            <w:r>
              <w:rPr>
                <w:noProof/>
                <w:webHidden/>
              </w:rPr>
            </w:r>
            <w:r>
              <w:rPr>
                <w:noProof/>
                <w:webHidden/>
              </w:rPr>
              <w:fldChar w:fldCharType="separate"/>
            </w:r>
            <w:r>
              <w:rPr>
                <w:noProof/>
                <w:webHidden/>
              </w:rPr>
              <w:t>89</w:t>
            </w:r>
            <w:r>
              <w:rPr>
                <w:noProof/>
                <w:webHidden/>
              </w:rPr>
              <w:fldChar w:fldCharType="end"/>
            </w:r>
          </w:hyperlink>
        </w:p>
        <w:p w14:paraId="70A1242B" w14:textId="769BBC14" w:rsidR="00F3174B" w:rsidRDefault="00F3174B">
          <w:pPr>
            <w:pStyle w:val="TOC2"/>
            <w:tabs>
              <w:tab w:val="right" w:leader="dot" w:pos="9350"/>
            </w:tabs>
            <w:rPr>
              <w:rFonts w:eastAsiaTheme="minorEastAsia"/>
              <w:noProof/>
            </w:rPr>
          </w:pPr>
          <w:hyperlink w:anchor="_Toc222237993" w:history="1">
            <w:r w:rsidRPr="00175DBF">
              <w:rPr>
                <w:rStyle w:val="Hyperlink"/>
                <w:noProof/>
              </w:rPr>
              <w:t>Napadači</w:t>
            </w:r>
            <w:r>
              <w:rPr>
                <w:noProof/>
                <w:webHidden/>
              </w:rPr>
              <w:tab/>
            </w:r>
            <w:r>
              <w:rPr>
                <w:noProof/>
                <w:webHidden/>
              </w:rPr>
              <w:fldChar w:fldCharType="begin"/>
            </w:r>
            <w:r>
              <w:rPr>
                <w:noProof/>
                <w:webHidden/>
              </w:rPr>
              <w:instrText xml:space="preserve"> PAGEREF _Toc222237993 \h </w:instrText>
            </w:r>
            <w:r>
              <w:rPr>
                <w:noProof/>
                <w:webHidden/>
              </w:rPr>
            </w:r>
            <w:r>
              <w:rPr>
                <w:noProof/>
                <w:webHidden/>
              </w:rPr>
              <w:fldChar w:fldCharType="separate"/>
            </w:r>
            <w:r>
              <w:rPr>
                <w:noProof/>
                <w:webHidden/>
              </w:rPr>
              <w:t>89</w:t>
            </w:r>
            <w:r>
              <w:rPr>
                <w:noProof/>
                <w:webHidden/>
              </w:rPr>
              <w:fldChar w:fldCharType="end"/>
            </w:r>
          </w:hyperlink>
        </w:p>
        <w:p w14:paraId="70F5860C" w14:textId="2DDB0C58" w:rsidR="00F3174B" w:rsidRDefault="00F3174B">
          <w:pPr>
            <w:pStyle w:val="TOC2"/>
            <w:tabs>
              <w:tab w:val="right" w:leader="dot" w:pos="9350"/>
            </w:tabs>
            <w:rPr>
              <w:rFonts w:eastAsiaTheme="minorEastAsia"/>
              <w:noProof/>
            </w:rPr>
          </w:pPr>
          <w:hyperlink w:anchor="_Toc222237994" w:history="1">
            <w:r w:rsidRPr="00175DBF">
              <w:rPr>
                <w:rStyle w:val="Hyperlink"/>
                <w:noProof/>
              </w:rPr>
              <w:t>Veznjaci</w:t>
            </w:r>
            <w:r>
              <w:rPr>
                <w:noProof/>
                <w:webHidden/>
              </w:rPr>
              <w:tab/>
            </w:r>
            <w:r>
              <w:rPr>
                <w:noProof/>
                <w:webHidden/>
              </w:rPr>
              <w:fldChar w:fldCharType="begin"/>
            </w:r>
            <w:r>
              <w:rPr>
                <w:noProof/>
                <w:webHidden/>
              </w:rPr>
              <w:instrText xml:space="preserve"> PAGEREF _Toc222237994 \h </w:instrText>
            </w:r>
            <w:r>
              <w:rPr>
                <w:noProof/>
                <w:webHidden/>
              </w:rPr>
            </w:r>
            <w:r>
              <w:rPr>
                <w:noProof/>
                <w:webHidden/>
              </w:rPr>
              <w:fldChar w:fldCharType="separate"/>
            </w:r>
            <w:r>
              <w:rPr>
                <w:noProof/>
                <w:webHidden/>
              </w:rPr>
              <w:t>90</w:t>
            </w:r>
            <w:r>
              <w:rPr>
                <w:noProof/>
                <w:webHidden/>
              </w:rPr>
              <w:fldChar w:fldCharType="end"/>
            </w:r>
          </w:hyperlink>
        </w:p>
        <w:p w14:paraId="16246117" w14:textId="7909DED5" w:rsidR="00F3174B" w:rsidRDefault="00F3174B">
          <w:pPr>
            <w:pStyle w:val="TOC2"/>
            <w:tabs>
              <w:tab w:val="right" w:leader="dot" w:pos="9350"/>
            </w:tabs>
            <w:rPr>
              <w:rFonts w:eastAsiaTheme="minorEastAsia"/>
              <w:noProof/>
            </w:rPr>
          </w:pPr>
          <w:hyperlink w:anchor="_Toc222237995" w:history="1">
            <w:r w:rsidRPr="00175DBF">
              <w:rPr>
                <w:rStyle w:val="Hyperlink"/>
                <w:noProof/>
              </w:rPr>
              <w:t>Zaključak poređenja modela</w:t>
            </w:r>
            <w:r>
              <w:rPr>
                <w:noProof/>
                <w:webHidden/>
              </w:rPr>
              <w:tab/>
            </w:r>
            <w:r>
              <w:rPr>
                <w:noProof/>
                <w:webHidden/>
              </w:rPr>
              <w:fldChar w:fldCharType="begin"/>
            </w:r>
            <w:r>
              <w:rPr>
                <w:noProof/>
                <w:webHidden/>
              </w:rPr>
              <w:instrText xml:space="preserve"> PAGEREF _Toc222237995 \h </w:instrText>
            </w:r>
            <w:r>
              <w:rPr>
                <w:noProof/>
                <w:webHidden/>
              </w:rPr>
            </w:r>
            <w:r>
              <w:rPr>
                <w:noProof/>
                <w:webHidden/>
              </w:rPr>
              <w:fldChar w:fldCharType="separate"/>
            </w:r>
            <w:r>
              <w:rPr>
                <w:noProof/>
                <w:webHidden/>
              </w:rPr>
              <w:t>90</w:t>
            </w:r>
            <w:r>
              <w:rPr>
                <w:noProof/>
                <w:webHidden/>
              </w:rPr>
              <w:fldChar w:fldCharType="end"/>
            </w:r>
          </w:hyperlink>
        </w:p>
        <w:p w14:paraId="0CAD6409" w14:textId="16EDCA78" w:rsidR="00F3174B" w:rsidRDefault="00F3174B">
          <w:pPr>
            <w:pStyle w:val="TOC1"/>
            <w:tabs>
              <w:tab w:val="right" w:leader="dot" w:pos="9350"/>
            </w:tabs>
            <w:rPr>
              <w:rFonts w:eastAsiaTheme="minorEastAsia"/>
              <w:noProof/>
            </w:rPr>
          </w:pPr>
          <w:hyperlink w:anchor="_Toc222237996" w:history="1">
            <w:r w:rsidRPr="00175DBF">
              <w:rPr>
                <w:rStyle w:val="Hyperlink"/>
                <w:noProof/>
              </w:rPr>
              <w:t>Zaključak</w:t>
            </w:r>
            <w:r>
              <w:rPr>
                <w:noProof/>
                <w:webHidden/>
              </w:rPr>
              <w:tab/>
            </w:r>
            <w:r>
              <w:rPr>
                <w:noProof/>
                <w:webHidden/>
              </w:rPr>
              <w:fldChar w:fldCharType="begin"/>
            </w:r>
            <w:r>
              <w:rPr>
                <w:noProof/>
                <w:webHidden/>
              </w:rPr>
              <w:instrText xml:space="preserve"> PAGEREF _Toc222237996 \h </w:instrText>
            </w:r>
            <w:r>
              <w:rPr>
                <w:noProof/>
                <w:webHidden/>
              </w:rPr>
            </w:r>
            <w:r>
              <w:rPr>
                <w:noProof/>
                <w:webHidden/>
              </w:rPr>
              <w:fldChar w:fldCharType="separate"/>
            </w:r>
            <w:r>
              <w:rPr>
                <w:noProof/>
                <w:webHidden/>
              </w:rPr>
              <w:t>91</w:t>
            </w:r>
            <w:r>
              <w:rPr>
                <w:noProof/>
                <w:webHidden/>
              </w:rPr>
              <w:fldChar w:fldCharType="end"/>
            </w:r>
          </w:hyperlink>
        </w:p>
        <w:p w14:paraId="72E354FB" w14:textId="4BBC2667" w:rsidR="00F3174B" w:rsidRDefault="00F3174B">
          <w:pPr>
            <w:pStyle w:val="TOC1"/>
            <w:tabs>
              <w:tab w:val="right" w:leader="dot" w:pos="9350"/>
            </w:tabs>
            <w:rPr>
              <w:rFonts w:eastAsiaTheme="minorEastAsia"/>
              <w:noProof/>
            </w:rPr>
          </w:pPr>
          <w:hyperlink w:anchor="_Toc222237997" w:history="1">
            <w:r w:rsidRPr="00175DBF">
              <w:rPr>
                <w:rStyle w:val="Hyperlink"/>
                <w:noProof/>
              </w:rPr>
              <w:t>Literatura</w:t>
            </w:r>
            <w:r>
              <w:rPr>
                <w:noProof/>
                <w:webHidden/>
              </w:rPr>
              <w:tab/>
            </w:r>
            <w:r>
              <w:rPr>
                <w:noProof/>
                <w:webHidden/>
              </w:rPr>
              <w:fldChar w:fldCharType="begin"/>
            </w:r>
            <w:r>
              <w:rPr>
                <w:noProof/>
                <w:webHidden/>
              </w:rPr>
              <w:instrText xml:space="preserve"> PAGEREF _Toc222237997 \h </w:instrText>
            </w:r>
            <w:r>
              <w:rPr>
                <w:noProof/>
                <w:webHidden/>
              </w:rPr>
            </w:r>
            <w:r>
              <w:rPr>
                <w:noProof/>
                <w:webHidden/>
              </w:rPr>
              <w:fldChar w:fldCharType="separate"/>
            </w:r>
            <w:r>
              <w:rPr>
                <w:noProof/>
                <w:webHidden/>
              </w:rPr>
              <w:t>91</w:t>
            </w:r>
            <w:r>
              <w:rPr>
                <w:noProof/>
                <w:webHidden/>
              </w:rPr>
              <w:fldChar w:fldCharType="end"/>
            </w:r>
          </w:hyperlink>
        </w:p>
        <w:p w14:paraId="44753063" w14:textId="1640055E" w:rsidR="00535361" w:rsidRDefault="00535361">
          <w:r>
            <w:rPr>
              <w:b/>
              <w:bCs/>
              <w:noProof/>
            </w:rPr>
            <w:fldChar w:fldCharType="end"/>
          </w:r>
        </w:p>
      </w:sdtContent>
    </w:sdt>
    <w:p w14:paraId="685A6494" w14:textId="77777777" w:rsidR="009F0CE8" w:rsidRPr="009F0CE8" w:rsidRDefault="009F0CE8" w:rsidP="009F0CE8">
      <w:pPr>
        <w:jc w:val="center"/>
      </w:pPr>
    </w:p>
    <w:p w14:paraId="7B6789FD" w14:textId="21302337" w:rsidR="00535361" w:rsidRDefault="00535361">
      <w:r>
        <w:br w:type="page"/>
      </w:r>
    </w:p>
    <w:p w14:paraId="4EC3CC32" w14:textId="366C1677" w:rsidR="00EB7D73" w:rsidRDefault="00535361" w:rsidP="00535361">
      <w:pPr>
        <w:pStyle w:val="Heading1"/>
      </w:pPr>
      <w:bookmarkStart w:id="0" w:name="_Toc222237922"/>
      <w:r w:rsidRPr="00535361">
        <w:lastRenderedPageBreak/>
        <w:t>Opis baze podataka (Uvod)</w:t>
      </w:r>
      <w:bookmarkEnd w:id="0"/>
    </w:p>
    <w:p w14:paraId="43CF65B1" w14:textId="77777777" w:rsidR="00DF5401" w:rsidRDefault="00DF5401" w:rsidP="00DF5401">
      <w:r>
        <w:t>U ovom radu analizira se skup podataka EA FC Player Database, koji sadrži detaljne informacije o profesionalnim fudbalerima iz igre EA Sports FC. Svaki red u bazi predstavlja jednog igrača, dok kolone opisuju njegove tehničke, fizičke, taktičke i demografske karakteristike, kao i ukupni rejting i potencijal.</w:t>
      </w:r>
    </w:p>
    <w:p w14:paraId="0738418E" w14:textId="77777777" w:rsidR="00DF5401" w:rsidRDefault="00DF5401" w:rsidP="00DF5401">
      <w:r>
        <w:t>Podaci su preuzeti sa sajta Kaggle i predstavljaju javno dostupnu bazu formiranu na osnovu zvaničnih ocena iz igre. Skup podataka obuhvata približno 18.000–20.000 igrača i više od 60 atributa, što ga čini pogodnim za detaljnu statističku analizu i primenu metoda mašinskog učenja.</w:t>
      </w:r>
    </w:p>
    <w:p w14:paraId="66ADB163" w14:textId="77777777" w:rsidR="00DF5401" w:rsidRDefault="00DF5401" w:rsidP="00DF5401">
      <w:r>
        <w:t>Struktura podataka je heterogena i obuhvata različite tipove promenljivih. Najveći deo baze čine numeričke celobrojne promenljive koje predstavljaju ocene pojedinačnih sposobnosti igrača (brzina, šut, dodavanje, dribling, odbrana, fizička snaga i druge specifične veštine). Pored toga, prisutan je i manji broj numeričkih realnih promenljivih koje opisuju fizičke karakteristike igrača, kao što su visina, težina i starost.</w:t>
      </w:r>
    </w:p>
    <w:p w14:paraId="1A8E323A" w14:textId="0592AAC3" w:rsidR="00DF5401" w:rsidRDefault="00DF5401" w:rsidP="00DF5401">
      <w:r>
        <w:t>Baza takođe sadrži i tekstualne (kategoričke) promenljive koje opisuju identitet i ulogu igrača, kao što su ime, pozicija, klub, liga, nacionalnost i dominantna noga. Posebnu grupu čine i atributi koji važe isključivo za golmane, dok su kod ostalih igrača njihove vrednosti prazne ili nedostajuće.</w:t>
      </w:r>
    </w:p>
    <w:p w14:paraId="64CA7CC0" w14:textId="11BEBC6A" w:rsidR="00535361" w:rsidRDefault="00DF5401" w:rsidP="00DF5401">
      <w:r>
        <w:t>Pored raznovrsnosti tipova podataka, u bazi su prisutne i nedostajuće i nelogične vrednosti, naročito kod specijalizovanih atributa (npr. golmanske statistike kod igrača koji nisu golmani), što zahteva dodatnu obradu i čišćenje podataka pre daljih analiza ovakva struktura skupa podataka omogućava primenu širokog spektra metoda iz oblasti nauke o podacima.</w:t>
      </w:r>
    </w:p>
    <w:p w14:paraId="3657512F" w14:textId="77777777" w:rsidR="00DF5401" w:rsidRDefault="00DF5401" w:rsidP="00DF5401"/>
    <w:p w14:paraId="5A1F2E07" w14:textId="77777777" w:rsidR="00535361" w:rsidRDefault="00535361" w:rsidP="00535361"/>
    <w:p w14:paraId="1B46D00C" w14:textId="77777777" w:rsidR="00535361" w:rsidRDefault="00535361" w:rsidP="00535361"/>
    <w:p w14:paraId="765B0724" w14:textId="77777777" w:rsidR="00DF5401" w:rsidRDefault="00DF5401" w:rsidP="00535361"/>
    <w:p w14:paraId="05D252A2" w14:textId="77777777" w:rsidR="00DF5401" w:rsidRDefault="00DF5401" w:rsidP="00535361"/>
    <w:p w14:paraId="7C8AA756" w14:textId="77777777" w:rsidR="00535361" w:rsidRDefault="00535361" w:rsidP="00535361"/>
    <w:p w14:paraId="216F601F" w14:textId="77777777" w:rsidR="00535361" w:rsidRDefault="00535361" w:rsidP="00535361"/>
    <w:p w14:paraId="44CA6994" w14:textId="77777777" w:rsidR="00535361" w:rsidRDefault="00535361" w:rsidP="00535361">
      <w:pPr>
        <w:pStyle w:val="Heading1"/>
      </w:pPr>
      <w:bookmarkStart w:id="1" w:name="_Toc222237923"/>
      <w:r>
        <w:lastRenderedPageBreak/>
        <w:t>Opis problema i motivacija</w:t>
      </w:r>
      <w:bookmarkEnd w:id="1"/>
    </w:p>
    <w:p w14:paraId="24412018" w14:textId="77777777" w:rsidR="00535361" w:rsidRDefault="00535361" w:rsidP="00535361"/>
    <w:p w14:paraId="4398DFCE" w14:textId="77777777" w:rsidR="00DF5401" w:rsidRDefault="00535361" w:rsidP="00535361">
      <w:pPr>
        <w:jc w:val="both"/>
      </w:pPr>
      <w:r>
        <w:t>Problem koji se razmatra u ovom radu odnosi se na analizu i predikciju kvaliteta fudbalera na osnovu njihovih tehničkih, fizičkih i demografskih karakteristika. Cilj je izgraditi modele koji mogu da procene ukupni rejting igrača (overall) koristeći podatke kao što su brzina, šut, dodavanje, dribling, snaga, skok i pozicioniranje.</w:t>
      </w:r>
    </w:p>
    <w:p w14:paraId="46A6DD2B" w14:textId="77777777" w:rsidR="00DF5401" w:rsidRDefault="00535361" w:rsidP="00535361">
      <w:pPr>
        <w:jc w:val="both"/>
      </w:pPr>
      <w:r>
        <w:t xml:space="preserve">Ovakva analiza ima praktičan značaj jer omogućava da se ispita koje sposobnosti najviše utiču na kvalitet igrača i u kolikoj meri. Na primer, može se analizirati koliko brzina utiče na ocenu krilnih igrača, koliko šut i pozicioniranje doprinose vrednosti napadača ili koliko su defanzivne sposobnosti važne za odbrambene igrače. </w:t>
      </w:r>
    </w:p>
    <w:p w14:paraId="5B5B2571" w14:textId="77777777" w:rsidR="00DF5401" w:rsidRDefault="00535361" w:rsidP="00535361">
      <w:pPr>
        <w:jc w:val="both"/>
      </w:pPr>
      <w:r>
        <w:t xml:space="preserve">Takvi rezultati mogu biti korisni za poređenje igrača, analizu timova i donošenje odluka u sportskom menadžmentu.Sa aspekta analize podataka, ovaj zadatak je zanimljiv jer skup podataka sadrži veliki broj promenljivih različitih tipova — numeričke ocene sposobnosti, fizičke mere i kategoričke atribute. </w:t>
      </w:r>
    </w:p>
    <w:p w14:paraId="254946FC" w14:textId="77777777" w:rsidR="006935E7" w:rsidRDefault="00535361" w:rsidP="00535361">
      <w:pPr>
        <w:jc w:val="both"/>
      </w:pPr>
      <w:r>
        <w:t>Pored toga, prisutne su i nedostajuće i nelogične vrednosti, što zahteva odgovarajuću pripremu podataka pre modelovanja.Time se stvara osnova za primenu metoda regresije, klasifikacije i klasterovanja, pomoću kojih se mogu otkriti obrasci i odnosi između karakteristika igrača i njihovog ukupnog kvaliteta.</w:t>
      </w:r>
    </w:p>
    <w:p w14:paraId="134E6856" w14:textId="77777777" w:rsidR="006935E7" w:rsidRDefault="00535361" w:rsidP="00535361">
      <w:pPr>
        <w:jc w:val="both"/>
      </w:pPr>
      <w:r>
        <w:t xml:space="preserve"> Posebno je interesantno to što tačna formula za izračunavanje overall rejtinga nije javno poznata, pa se ovaj problem može posmatrati kao pokušaj da se pomoću podataka aproksimira način na koji se vrednost igrača određuje.</w:t>
      </w:r>
    </w:p>
    <w:p w14:paraId="7E3D15AE" w14:textId="0734E553" w:rsidR="00535361" w:rsidRDefault="00535361" w:rsidP="00535361">
      <w:pPr>
        <w:jc w:val="both"/>
      </w:pPr>
      <w:r>
        <w:t>Motivacija za izbor ove teme potiče iz sve veće uloge analitike u savremenom fudbalu, gde se odluke sve češće zasnivaju na podacima. Razumevanje faktora koji utiču na kvalitet igrača omogućava objektivnije poređenje fudbalera i bolju procenu njihovih sposobnosti.Cilj projekta je izgraditi modele koji mogu da predvide ukupni rejting igrača i da pokažu koje osobine imaju najveći uticaj na njihovu konačnu ocenu.</w:t>
      </w:r>
    </w:p>
    <w:p w14:paraId="04D3207D" w14:textId="77777777" w:rsidR="00DF5401" w:rsidRDefault="00DF5401" w:rsidP="00535361">
      <w:pPr>
        <w:jc w:val="both"/>
      </w:pPr>
    </w:p>
    <w:p w14:paraId="29E739E7" w14:textId="77777777" w:rsidR="00DF5401" w:rsidRDefault="00DF5401" w:rsidP="00535361">
      <w:pPr>
        <w:jc w:val="both"/>
      </w:pPr>
    </w:p>
    <w:p w14:paraId="3157008D" w14:textId="77777777" w:rsidR="00DF5401" w:rsidRDefault="00DF5401" w:rsidP="00535361">
      <w:pPr>
        <w:jc w:val="both"/>
      </w:pPr>
    </w:p>
    <w:p w14:paraId="76A2ACE4" w14:textId="77777777" w:rsidR="00DF5401" w:rsidRDefault="00DF5401" w:rsidP="00535361">
      <w:pPr>
        <w:jc w:val="both"/>
      </w:pPr>
    </w:p>
    <w:p w14:paraId="15718A1E" w14:textId="2E8FEC36" w:rsidR="006935E7" w:rsidRPr="006935E7" w:rsidRDefault="00DF5401" w:rsidP="006935E7">
      <w:pPr>
        <w:pStyle w:val="Heading1"/>
      </w:pPr>
      <w:bookmarkStart w:id="2" w:name="_Toc222237924"/>
      <w:r>
        <w:lastRenderedPageBreak/>
        <w:t>Opis podataka</w:t>
      </w:r>
      <w:bookmarkEnd w:id="2"/>
    </w:p>
    <w:p w14:paraId="70B8BAF5" w14:textId="77777777" w:rsidR="00DF5401" w:rsidRDefault="00DF5401" w:rsidP="00DF5401">
      <w:r>
        <w:t>Nakon inicijalne inspekcije podataka, uočeno je da skup podataka sadrži:</w:t>
      </w:r>
    </w:p>
    <w:p w14:paraId="79E94C5A" w14:textId="77777777" w:rsidR="00DF5401" w:rsidRDefault="00DF5401" w:rsidP="00DF5401">
      <w:pPr>
        <w:pStyle w:val="ListParagraph"/>
        <w:numPr>
          <w:ilvl w:val="0"/>
          <w:numId w:val="17"/>
        </w:numPr>
      </w:pPr>
      <w:r>
        <w:t>10 tekstualnih promenljivih,</w:t>
      </w:r>
    </w:p>
    <w:p w14:paraId="06230293" w14:textId="77777777" w:rsidR="00DF5401" w:rsidRDefault="00DF5401" w:rsidP="00DF5401">
      <w:pPr>
        <w:pStyle w:val="ListParagraph"/>
        <w:numPr>
          <w:ilvl w:val="0"/>
          <w:numId w:val="17"/>
        </w:numPr>
      </w:pPr>
      <w:r>
        <w:t>44 celobrojne numeričke promenljive,</w:t>
      </w:r>
    </w:p>
    <w:p w14:paraId="082667D8" w14:textId="77777777" w:rsidR="00DF5401" w:rsidRDefault="00DF5401" w:rsidP="00DF5401">
      <w:pPr>
        <w:pStyle w:val="ListParagraph"/>
        <w:numPr>
          <w:ilvl w:val="0"/>
          <w:numId w:val="17"/>
        </w:numPr>
      </w:pPr>
      <w:r>
        <w:t>3 realne numeričke promenljive.</w:t>
      </w:r>
    </w:p>
    <w:p w14:paraId="7A9A2CFC" w14:textId="7E2E8E29" w:rsidR="00DF5401" w:rsidRDefault="00DF5401" w:rsidP="00DF5401">
      <w:r>
        <w:t xml:space="preserve">Uz pomoć funkcije </w:t>
      </w:r>
      <w:r w:rsidRPr="00DF5401">
        <w:rPr>
          <w:i/>
          <w:iCs/>
          <w:color w:val="156082" w:themeColor="accent1"/>
        </w:rPr>
        <w:t>names</w:t>
      </w:r>
      <w:r w:rsidRPr="00DF5401">
        <w:rPr>
          <w:color w:val="156082" w:themeColor="accent1"/>
        </w:rPr>
        <w:t xml:space="preserve"> </w:t>
      </w:r>
      <w:r>
        <w:t>možemo videti spisak svih kolona koje skup podataka sadrži:</w:t>
      </w:r>
    </w:p>
    <w:p w14:paraId="20EAF09E" w14:textId="66E3F738" w:rsidR="00DF5401" w:rsidRPr="00DF5401" w:rsidRDefault="00DF5401" w:rsidP="00DF5401">
      <w:r>
        <w:rPr>
          <w:noProof/>
        </w:rPr>
        <mc:AlternateContent>
          <mc:Choice Requires="wps">
            <w:drawing>
              <wp:anchor distT="0" distB="0" distL="114300" distR="114300" simplePos="0" relativeHeight="251522560" behindDoc="0" locked="0" layoutInCell="1" allowOverlap="1" wp14:anchorId="528FFA15" wp14:editId="6A0D9F71">
                <wp:simplePos x="0" y="0"/>
                <wp:positionH relativeFrom="column">
                  <wp:posOffset>952500</wp:posOffset>
                </wp:positionH>
                <wp:positionV relativeFrom="paragraph">
                  <wp:posOffset>2419350</wp:posOffset>
                </wp:positionV>
                <wp:extent cx="4038600" cy="635"/>
                <wp:effectExtent l="0" t="0" r="0" b="0"/>
                <wp:wrapNone/>
                <wp:docPr id="2066112217" name="Text Box 1"/>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6433ABB9" w14:textId="1CB8585B" w:rsidR="00DF5401" w:rsidRPr="008004F5" w:rsidRDefault="00DF5401" w:rsidP="00DF5401">
                            <w:pPr>
                              <w:pStyle w:val="Caption"/>
                              <w:jc w:val="center"/>
                            </w:pPr>
                            <w:r w:rsidRPr="00DF5401">
                              <w:t>Rezultat korišćenja funkcije names()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8FFA15" id="_x0000_t202" coordsize="21600,21600" o:spt="202" path="m,l,21600r21600,l21600,xe">
                <v:stroke joinstyle="miter"/>
                <v:path gradientshapeok="t" o:connecttype="rect"/>
              </v:shapetype>
              <v:shape id="Text Box 1" o:spid="_x0000_s1026" type="#_x0000_t202" style="position:absolute;margin-left:75pt;margin-top:190.5pt;width:318pt;height:.05pt;z-index:25152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" stroked="f">
                <v:textbox style="mso-fit-shape-to-text:t" inset="0,0,0,0">
                  <w:txbxContent>
                    <w:p w14:paraId="6433ABB9" w14:textId="1CB8585B" w:rsidR="00DF5401" w:rsidRPr="008004F5" w:rsidRDefault="00DF5401" w:rsidP="00DF5401">
                      <w:pPr>
                        <w:pStyle w:val="Caption"/>
                        <w:jc w:val="center"/>
                      </w:pPr>
                      <w:r w:rsidRPr="00DF5401">
                        <w:t>Rezultat korišćenja funkcije names()</w:t>
                      </w:r>
                    </w:p>
                  </w:txbxContent>
                </v:textbox>
              </v:shape>
            </w:pict>
          </mc:Fallback>
        </mc:AlternateContent>
      </w:r>
      <w:r w:rsidRPr="00DF5401">
        <w:rPr>
          <w:noProof/>
        </w:rPr>
        <w:drawing>
          <wp:anchor distT="0" distB="0" distL="114300" distR="114300" simplePos="0" relativeHeight="251518464" behindDoc="0" locked="0" layoutInCell="1" allowOverlap="1" wp14:anchorId="5063D4E3" wp14:editId="67114083">
            <wp:simplePos x="0" y="0"/>
            <wp:positionH relativeFrom="margin">
              <wp:align>center</wp:align>
            </wp:positionH>
            <wp:positionV relativeFrom="paragraph">
              <wp:posOffset>4445</wp:posOffset>
            </wp:positionV>
            <wp:extent cx="4038600" cy="2358184"/>
            <wp:effectExtent l="0" t="0" r="0" b="4445"/>
            <wp:wrapNone/>
            <wp:docPr id="201864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0" cy="2358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090B07" w14:textId="77777777" w:rsidR="00DF5401" w:rsidRDefault="00DF5401" w:rsidP="00DF5401"/>
    <w:p w14:paraId="2D326D38" w14:textId="77777777" w:rsidR="006935E7" w:rsidRPr="006935E7" w:rsidRDefault="006935E7" w:rsidP="006935E7"/>
    <w:p w14:paraId="1E83CC20" w14:textId="77777777" w:rsidR="006935E7" w:rsidRPr="006935E7" w:rsidRDefault="006935E7" w:rsidP="006935E7"/>
    <w:p w14:paraId="03345C68" w14:textId="77777777" w:rsidR="006935E7" w:rsidRPr="006935E7" w:rsidRDefault="006935E7" w:rsidP="006935E7"/>
    <w:p w14:paraId="74C8D2D7" w14:textId="77777777" w:rsidR="006935E7" w:rsidRPr="006935E7" w:rsidRDefault="006935E7" w:rsidP="006935E7"/>
    <w:p w14:paraId="5395261F" w14:textId="77777777" w:rsidR="006935E7" w:rsidRPr="006935E7" w:rsidRDefault="006935E7" w:rsidP="006935E7"/>
    <w:p w14:paraId="204951CD" w14:textId="77777777" w:rsidR="006935E7" w:rsidRPr="006935E7" w:rsidRDefault="006935E7" w:rsidP="006935E7"/>
    <w:p w14:paraId="520150FD" w14:textId="77777777" w:rsidR="006935E7" w:rsidRDefault="006935E7" w:rsidP="006935E7"/>
    <w:p w14:paraId="6A4AC1A0" w14:textId="77777777" w:rsidR="006935E7" w:rsidRDefault="006935E7" w:rsidP="00D52A42">
      <w:pPr>
        <w:jc w:val="both"/>
      </w:pPr>
      <w:r w:rsidRPr="006935E7">
        <w:t xml:space="preserve">Tekstualne kolone uglavnom opisuju identitet i kontekst igrača, kao što su ime, pozicija, klub, liga, nacionalnost i dominantna noga. </w:t>
      </w:r>
    </w:p>
    <w:p w14:paraId="3980E40C" w14:textId="54A98598" w:rsidR="006935E7" w:rsidRDefault="006935E7" w:rsidP="00D52A42">
      <w:pPr>
        <w:jc w:val="both"/>
      </w:pPr>
      <w:r w:rsidRPr="006935E7">
        <w:t>Numeričke kolone u najvećoj meri sadrže ocene pojedinačnih sposobnosti igrača (brzina, šut, dodavanje, dribling, odbrana, fizičke karakteristike), kao i ukupni rejting i druge performansne pokazatelje.</w:t>
      </w:r>
    </w:p>
    <w:p w14:paraId="057AF4BF" w14:textId="7445A224" w:rsidR="006935E7" w:rsidRDefault="006935E7" w:rsidP="00D52A42">
      <w:pPr>
        <w:jc w:val="both"/>
      </w:pPr>
      <w:r w:rsidRPr="006935E7">
        <w:t xml:space="preserve">Ciljna promenljiva u analizi je </w:t>
      </w:r>
      <w:r w:rsidRPr="006935E7">
        <w:rPr>
          <w:b/>
          <w:bCs/>
        </w:rPr>
        <w:t>ukupni rejting igrača (ovr)</w:t>
      </w:r>
      <w:r w:rsidRPr="006935E7">
        <w:t>, koji predstavlja zbirnu meru kvaliteta fudbalera.</w:t>
      </w:r>
    </w:p>
    <w:p w14:paraId="3D6312EE" w14:textId="77777777" w:rsidR="006935E7" w:rsidRDefault="006935E7" w:rsidP="006935E7"/>
    <w:p w14:paraId="71BA304B" w14:textId="77777777" w:rsidR="006935E7" w:rsidRDefault="006935E7" w:rsidP="006935E7"/>
    <w:p w14:paraId="4AD00E94" w14:textId="77777777" w:rsidR="006935E7" w:rsidRDefault="006935E7" w:rsidP="006935E7"/>
    <w:p w14:paraId="07ACD505" w14:textId="77777777" w:rsidR="006935E7" w:rsidRDefault="006935E7" w:rsidP="006935E7"/>
    <w:p w14:paraId="1AEC29BD" w14:textId="77777777" w:rsidR="006935E7" w:rsidRDefault="006935E7" w:rsidP="006935E7"/>
    <w:p w14:paraId="739E54B8" w14:textId="27579CCE" w:rsidR="006935E7" w:rsidRDefault="006935E7" w:rsidP="006935E7">
      <w:r w:rsidRPr="006935E7">
        <w:lastRenderedPageBreak/>
        <w:t xml:space="preserve">Uz pomoć funkcije </w:t>
      </w:r>
      <w:r w:rsidRPr="006935E7">
        <w:rPr>
          <w:i/>
          <w:iCs/>
          <w:color w:val="156082" w:themeColor="accent1"/>
        </w:rPr>
        <w:t>str</w:t>
      </w:r>
      <w:r>
        <w:rPr>
          <w:i/>
          <w:iCs/>
          <w:color w:val="156082" w:themeColor="accent1"/>
        </w:rPr>
        <w:t>()</w:t>
      </w:r>
      <w:r w:rsidRPr="006935E7">
        <w:rPr>
          <w:color w:val="156082" w:themeColor="accent1"/>
        </w:rPr>
        <w:t xml:space="preserve"> </w:t>
      </w:r>
      <w:r w:rsidRPr="006935E7">
        <w:t>moguće je sagledati kompletnu strukturu skupa podataka i tip svakog atributa. U bazi su prisutne i numeričke i kategorijske promenljive</w:t>
      </w:r>
    </w:p>
    <w:p w14:paraId="33C3BA98" w14:textId="1E366243" w:rsidR="006935E7" w:rsidRDefault="006935E7" w:rsidP="006935E7">
      <w:r>
        <w:rPr>
          <w:noProof/>
        </w:rPr>
        <mc:AlternateContent>
          <mc:Choice Requires="wps">
            <w:drawing>
              <wp:anchor distT="0" distB="0" distL="114300" distR="114300" simplePos="0" relativeHeight="251526656" behindDoc="0" locked="0" layoutInCell="1" allowOverlap="1" wp14:anchorId="276467B4" wp14:editId="2067718E">
                <wp:simplePos x="0" y="0"/>
                <wp:positionH relativeFrom="column">
                  <wp:posOffset>732155</wp:posOffset>
                </wp:positionH>
                <wp:positionV relativeFrom="paragraph">
                  <wp:posOffset>5547995</wp:posOffset>
                </wp:positionV>
                <wp:extent cx="4107180" cy="635"/>
                <wp:effectExtent l="0" t="0" r="0" b="0"/>
                <wp:wrapNone/>
                <wp:docPr id="897002670" name="Text Box 1"/>
                <wp:cNvGraphicFramePr/>
                <a:graphic xmlns:a="http://schemas.openxmlformats.org/drawingml/2006/main">
                  <a:graphicData uri="http://schemas.microsoft.com/office/word/2010/wordprocessingShape">
                    <wps:wsp>
                      <wps:cNvSpPr txBox="1"/>
                      <wps:spPr>
                        <a:xfrm>
                          <a:off x="0" y="0"/>
                          <a:ext cx="4107180" cy="635"/>
                        </a:xfrm>
                        <a:prstGeom prst="rect">
                          <a:avLst/>
                        </a:prstGeom>
                        <a:solidFill>
                          <a:prstClr val="white"/>
                        </a:solidFill>
                        <a:ln>
                          <a:noFill/>
                        </a:ln>
                      </wps:spPr>
                      <wps:txbx>
                        <w:txbxContent>
                          <w:p w14:paraId="7C12816C" w14:textId="2D649E62" w:rsidR="006935E7" w:rsidRPr="003F5F72" w:rsidRDefault="006935E7" w:rsidP="006935E7">
                            <w:pPr>
                              <w:pStyle w:val="Caption"/>
                              <w:jc w:val="center"/>
                            </w:pPr>
                            <w:r>
                              <w:t>Rezultat korišćenja funkvije str()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6467B4" id="_x0000_s1027" type="#_x0000_t202" style="position:absolute;margin-left:57.65pt;margin-top:436.85pt;width:323.4pt;height:.05pt;z-index:25152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" stroked="f">
                <v:textbox style="mso-fit-shape-to-text:t" inset="0,0,0,0">
                  <w:txbxContent>
                    <w:p w14:paraId="7C12816C" w14:textId="2D649E62" w:rsidR="006935E7" w:rsidRPr="003F5F72" w:rsidRDefault="006935E7" w:rsidP="006935E7">
                      <w:pPr>
                        <w:pStyle w:val="Caption"/>
                        <w:jc w:val="center"/>
                      </w:pPr>
                      <w:r>
                        <w:t>Rezultat korišćenja funkvije str()</w:t>
                      </w:r>
                    </w:p>
                  </w:txbxContent>
                </v:textbox>
              </v:shape>
            </w:pict>
          </mc:Fallback>
        </mc:AlternateContent>
      </w:r>
      <w:r w:rsidRPr="006935E7">
        <w:rPr>
          <w:noProof/>
        </w:rPr>
        <w:drawing>
          <wp:anchor distT="0" distB="0" distL="114300" distR="114300" simplePos="0" relativeHeight="251530752" behindDoc="0" locked="0" layoutInCell="1" allowOverlap="1" wp14:anchorId="7498E97E" wp14:editId="20191D8D">
            <wp:simplePos x="0" y="0"/>
            <wp:positionH relativeFrom="margin">
              <wp:posOffset>732155</wp:posOffset>
            </wp:positionH>
            <wp:positionV relativeFrom="paragraph">
              <wp:posOffset>27305</wp:posOffset>
            </wp:positionV>
            <wp:extent cx="4763473" cy="5463540"/>
            <wp:effectExtent l="0" t="0" r="0" b="0"/>
            <wp:wrapNone/>
            <wp:docPr id="265223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rotWithShape="1">
                    <a:blip r:embed="rId13">
                      <a:extLst>
                        <a:ext uri="{28A0092B-C50C-407E-A947-70E740481C1C}">
                          <a14:useLocalDpi xmlns:a14="http://schemas.microsoft.com/office/drawing/2010/main"/>
                        </a:ext>
                      </a:extLst>
                    </a:blip>
                    <a:srcRect t="1" r="45743" b="-711"/>
                    <a:stretch>
                      <a:fillRect/>
                    </a:stretch>
                  </pic:blipFill>
                  <pic:spPr bwMode="auto">
                    <a:xfrm>
                      <a:off x="0" y="0"/>
                      <a:ext cx="4763473" cy="5463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6CFA79" w14:textId="2D8EB2BD" w:rsidR="006935E7" w:rsidRPr="006935E7" w:rsidRDefault="006935E7" w:rsidP="006935E7"/>
    <w:p w14:paraId="29427525" w14:textId="6446D4A5" w:rsidR="006935E7" w:rsidRPr="006935E7" w:rsidRDefault="006935E7" w:rsidP="006935E7"/>
    <w:p w14:paraId="51C1B8EA" w14:textId="77777777" w:rsidR="006935E7" w:rsidRDefault="006935E7" w:rsidP="006935E7"/>
    <w:p w14:paraId="6645A587" w14:textId="77777777" w:rsidR="006935E7" w:rsidRPr="006935E7" w:rsidRDefault="006935E7" w:rsidP="006935E7"/>
    <w:p w14:paraId="33316F30" w14:textId="77777777" w:rsidR="006935E7" w:rsidRPr="006935E7" w:rsidRDefault="006935E7" w:rsidP="006935E7"/>
    <w:p w14:paraId="69328497" w14:textId="77777777" w:rsidR="006935E7" w:rsidRPr="006935E7" w:rsidRDefault="006935E7" w:rsidP="006935E7"/>
    <w:p w14:paraId="1C1EEA82" w14:textId="77777777" w:rsidR="006935E7" w:rsidRPr="006935E7" w:rsidRDefault="006935E7" w:rsidP="006935E7"/>
    <w:p w14:paraId="3E71447D" w14:textId="77777777" w:rsidR="006935E7" w:rsidRPr="006935E7" w:rsidRDefault="006935E7" w:rsidP="006935E7"/>
    <w:p w14:paraId="05D604B0" w14:textId="77777777" w:rsidR="006935E7" w:rsidRPr="006935E7" w:rsidRDefault="006935E7" w:rsidP="006935E7"/>
    <w:p w14:paraId="5682862A" w14:textId="77777777" w:rsidR="006935E7" w:rsidRPr="006935E7" w:rsidRDefault="006935E7" w:rsidP="006935E7"/>
    <w:p w14:paraId="0AB5C5BA" w14:textId="77777777" w:rsidR="006935E7" w:rsidRPr="006935E7" w:rsidRDefault="006935E7" w:rsidP="006935E7"/>
    <w:p w14:paraId="126B0D31" w14:textId="77777777" w:rsidR="006935E7" w:rsidRPr="006935E7" w:rsidRDefault="006935E7" w:rsidP="006935E7"/>
    <w:p w14:paraId="1FCC8541" w14:textId="77777777" w:rsidR="006935E7" w:rsidRPr="006935E7" w:rsidRDefault="006935E7" w:rsidP="006935E7"/>
    <w:p w14:paraId="7CFE41C2" w14:textId="77777777" w:rsidR="006935E7" w:rsidRPr="006935E7" w:rsidRDefault="006935E7" w:rsidP="006935E7"/>
    <w:p w14:paraId="1051FC9E" w14:textId="77777777" w:rsidR="006935E7" w:rsidRPr="006935E7" w:rsidRDefault="006935E7" w:rsidP="006935E7"/>
    <w:p w14:paraId="3946BC97" w14:textId="77777777" w:rsidR="006935E7" w:rsidRPr="006935E7" w:rsidRDefault="006935E7" w:rsidP="006935E7"/>
    <w:p w14:paraId="302ECFD4" w14:textId="77777777" w:rsidR="006935E7" w:rsidRDefault="006935E7" w:rsidP="006935E7"/>
    <w:p w14:paraId="3C2A9152" w14:textId="1208906C" w:rsidR="006935E7" w:rsidRDefault="006935E7" w:rsidP="006935E7"/>
    <w:p w14:paraId="2877CA96" w14:textId="000943BF" w:rsidR="006935E7" w:rsidRDefault="006935E7" w:rsidP="006935E7">
      <w:r>
        <w:t xml:space="preserve">Spisak svih kolona i kratak opis svake </w:t>
      </w:r>
      <w:r w:rsidR="006D7C9C">
        <w:t>kolone:</w:t>
      </w:r>
    </w:p>
    <w:p w14:paraId="50CC6E79" w14:textId="50CFD9D2" w:rsidR="006D7C9C" w:rsidRPr="006D7C9C" w:rsidRDefault="007807BE" w:rsidP="006D7C9C">
      <w:pPr>
        <w:pStyle w:val="ListParagraph"/>
        <w:numPr>
          <w:ilvl w:val="0"/>
          <w:numId w:val="20"/>
        </w:numPr>
      </w:pPr>
      <w:r>
        <w:t xml:space="preserve">ID </w:t>
      </w:r>
      <w:r w:rsidR="00DD7F4A">
        <w:t xml:space="preserve">– Jedinstveni </w:t>
      </w:r>
      <w:r w:rsidR="001742DB">
        <w:t>identifkator igra</w:t>
      </w:r>
      <w:r w:rsidR="001742DB">
        <w:rPr>
          <w:lang w:val="sr-Latn-RS"/>
        </w:rPr>
        <w:t xml:space="preserve">ča u </w:t>
      </w:r>
      <w:r w:rsidR="00033B2C">
        <w:rPr>
          <w:lang w:val="sr-Latn-RS"/>
        </w:rPr>
        <w:t>dataset-u</w:t>
      </w:r>
    </w:p>
    <w:p w14:paraId="4DB7002F" w14:textId="1925DDD6" w:rsidR="006D7C9C" w:rsidRPr="006D7C9C" w:rsidRDefault="00D67C5D" w:rsidP="006D7C9C">
      <w:pPr>
        <w:pStyle w:val="ListParagraph"/>
        <w:numPr>
          <w:ilvl w:val="0"/>
          <w:numId w:val="20"/>
        </w:numPr>
      </w:pPr>
      <w:r>
        <w:t>R</w:t>
      </w:r>
      <w:r w:rsidR="006D7C9C" w:rsidRPr="006D7C9C">
        <w:t>ank</w:t>
      </w:r>
      <w:r>
        <w:t xml:space="preserve"> – Rang igrača </w:t>
      </w:r>
      <w:r w:rsidR="00033B2C">
        <w:t xml:space="preserve">u dataset-u </w:t>
      </w:r>
      <w:r w:rsidR="00285039">
        <w:t>po ukupnom rejtingu (OVR)</w:t>
      </w:r>
    </w:p>
    <w:p w14:paraId="008ED7F4" w14:textId="4A067489" w:rsidR="006D7C9C" w:rsidRPr="006D7C9C" w:rsidRDefault="006C32E6" w:rsidP="006D7C9C">
      <w:pPr>
        <w:pStyle w:val="ListParagraph"/>
        <w:numPr>
          <w:ilvl w:val="0"/>
          <w:numId w:val="20"/>
        </w:numPr>
      </w:pPr>
      <w:r>
        <w:t>N</w:t>
      </w:r>
      <w:r w:rsidR="006D7C9C" w:rsidRPr="006D7C9C">
        <w:t>am</w:t>
      </w:r>
      <w:r w:rsidR="002D7743">
        <w:t>e – Tekstualna promenljiva koja predstavlja puno ime I prezime igrača</w:t>
      </w:r>
    </w:p>
    <w:p w14:paraId="02FF6D0F" w14:textId="6A837C4C" w:rsidR="006D7C9C" w:rsidRPr="006D7C9C" w:rsidRDefault="002D7743" w:rsidP="006D7C9C">
      <w:pPr>
        <w:pStyle w:val="ListParagraph"/>
        <w:numPr>
          <w:ilvl w:val="0"/>
          <w:numId w:val="20"/>
        </w:numPr>
      </w:pPr>
      <w:r>
        <w:t>G</w:t>
      </w:r>
      <w:r w:rsidR="006D7C9C" w:rsidRPr="006D7C9C">
        <w:t>ender</w:t>
      </w:r>
      <w:r>
        <w:t xml:space="preserve"> </w:t>
      </w:r>
      <w:r w:rsidR="002C0930">
        <w:t>–</w:t>
      </w:r>
      <w:r>
        <w:t xml:space="preserve"> </w:t>
      </w:r>
      <w:r w:rsidR="002C0930">
        <w:t>Tekstualna promenljiva koja predstavlja pol igrača ( M / Ž )</w:t>
      </w:r>
    </w:p>
    <w:p w14:paraId="1C077B85" w14:textId="0FFE73F0" w:rsidR="006D7C9C" w:rsidRPr="006D7C9C" w:rsidRDefault="002C0930" w:rsidP="006D7C9C">
      <w:pPr>
        <w:pStyle w:val="ListParagraph"/>
        <w:numPr>
          <w:ilvl w:val="0"/>
          <w:numId w:val="20"/>
        </w:numPr>
      </w:pPr>
      <w:r>
        <w:t xml:space="preserve">OVR </w:t>
      </w:r>
      <w:r w:rsidR="00153922">
        <w:t>–</w:t>
      </w:r>
      <w:r>
        <w:t xml:space="preserve"> </w:t>
      </w:r>
      <w:r w:rsidR="00153922">
        <w:t>Numerička promenljiva koja predstavlja ukupni rejting igrača ( overall rating)</w:t>
      </w:r>
    </w:p>
    <w:p w14:paraId="661A5C97" w14:textId="40FFDF05" w:rsidR="006D7C9C" w:rsidRPr="006D7C9C" w:rsidRDefault="00153922" w:rsidP="006D7C9C">
      <w:pPr>
        <w:pStyle w:val="ListParagraph"/>
        <w:numPr>
          <w:ilvl w:val="0"/>
          <w:numId w:val="20"/>
        </w:numPr>
      </w:pPr>
      <w:r>
        <w:lastRenderedPageBreak/>
        <w:t xml:space="preserve">PAC </w:t>
      </w:r>
      <w:r w:rsidR="00D505F9">
        <w:t>–</w:t>
      </w:r>
      <w:r>
        <w:t xml:space="preserve"> </w:t>
      </w:r>
      <w:r w:rsidR="00D505F9">
        <w:t>Numerička promenljiva koja predstavlja brzinu igrača, kombinacija ubrzanja I sprinta</w:t>
      </w:r>
    </w:p>
    <w:p w14:paraId="1C5EF20C" w14:textId="5ECCBE76" w:rsidR="006D7C9C" w:rsidRPr="006D7C9C" w:rsidRDefault="00D505F9" w:rsidP="006D7C9C">
      <w:pPr>
        <w:pStyle w:val="ListParagraph"/>
        <w:numPr>
          <w:ilvl w:val="0"/>
          <w:numId w:val="20"/>
        </w:numPr>
      </w:pPr>
      <w:r>
        <w:t>SHO</w:t>
      </w:r>
      <w:r w:rsidR="00B25F99">
        <w:t xml:space="preserve"> – Numerička promenljiva koja predstavlja </w:t>
      </w:r>
      <w:r w:rsidR="00E17E36">
        <w:t xml:space="preserve">šutiranje tj. Koliko je igrač dobar </w:t>
      </w:r>
      <w:r w:rsidR="002A4A67">
        <w:t>pri šutu na gol</w:t>
      </w:r>
    </w:p>
    <w:p w14:paraId="017888C9" w14:textId="695F64FE" w:rsidR="006D7C9C" w:rsidRPr="006D7C9C" w:rsidRDefault="00D505F9" w:rsidP="006D7C9C">
      <w:pPr>
        <w:pStyle w:val="ListParagraph"/>
        <w:numPr>
          <w:ilvl w:val="0"/>
          <w:numId w:val="20"/>
        </w:numPr>
      </w:pPr>
      <w:r>
        <w:t>PAS</w:t>
      </w:r>
      <w:r w:rsidR="00BE088C">
        <w:t xml:space="preserve"> – Numerička promenljiva koja predstavlja dodavanja, kvalitet I preciznost pasova</w:t>
      </w:r>
    </w:p>
    <w:p w14:paraId="08243302" w14:textId="217D276C" w:rsidR="006D7C9C" w:rsidRPr="006D7C9C" w:rsidRDefault="00D505F9" w:rsidP="006D7C9C">
      <w:pPr>
        <w:pStyle w:val="ListParagraph"/>
        <w:numPr>
          <w:ilvl w:val="0"/>
          <w:numId w:val="20"/>
        </w:numPr>
      </w:pPr>
      <w:r>
        <w:t>DRI</w:t>
      </w:r>
      <w:r w:rsidR="0051639B">
        <w:t xml:space="preserve"> - </w:t>
      </w:r>
      <w:r w:rsidR="0051639B" w:rsidRPr="0051639B">
        <w:t>Numerička promenljiva koja predstavlja dribling, kontrolu lopte i veštinu vođenja lopte.</w:t>
      </w:r>
    </w:p>
    <w:p w14:paraId="6FC578BD" w14:textId="2C300835" w:rsidR="006D7C9C" w:rsidRPr="006D7C9C" w:rsidRDefault="00D505F9" w:rsidP="006D7C9C">
      <w:pPr>
        <w:pStyle w:val="ListParagraph"/>
        <w:numPr>
          <w:ilvl w:val="0"/>
          <w:numId w:val="20"/>
        </w:numPr>
      </w:pPr>
      <w:r>
        <w:t>DEF</w:t>
      </w:r>
      <w:r w:rsidR="007A5460">
        <w:t xml:space="preserve"> - </w:t>
      </w:r>
      <w:r w:rsidR="007A5460" w:rsidRPr="007A5460">
        <w:t>Numerička promenljiva koja predstavlja odbranu, sposobnost oduzimanja lopte i defanzivno pozicioniranje.</w:t>
      </w:r>
    </w:p>
    <w:p w14:paraId="05B5EC07" w14:textId="777093A2" w:rsidR="006D7C9C" w:rsidRPr="006D7C9C" w:rsidRDefault="00D505F9" w:rsidP="006D7C9C">
      <w:pPr>
        <w:pStyle w:val="ListParagraph"/>
        <w:numPr>
          <w:ilvl w:val="0"/>
          <w:numId w:val="20"/>
        </w:numPr>
      </w:pPr>
      <w:r>
        <w:t>PHY</w:t>
      </w:r>
      <w:r w:rsidR="00BC1995">
        <w:t xml:space="preserve"> - </w:t>
      </w:r>
      <w:r w:rsidR="00BC1995" w:rsidRPr="00BC1995">
        <w:t>Numerička promenljiva koja predstavlja fizičku snagu i izdržljivost igrača (dueli, snaga, kondicija).</w:t>
      </w:r>
    </w:p>
    <w:p w14:paraId="2F2C8011" w14:textId="7DEBDE38" w:rsidR="006D7C9C" w:rsidRPr="006D7C9C" w:rsidRDefault="00986800" w:rsidP="006D7C9C">
      <w:pPr>
        <w:pStyle w:val="ListParagraph"/>
        <w:numPr>
          <w:ilvl w:val="0"/>
          <w:numId w:val="20"/>
        </w:numPr>
      </w:pPr>
      <w:r>
        <w:t>A</w:t>
      </w:r>
      <w:r w:rsidR="006D7C9C" w:rsidRPr="006D7C9C">
        <w:t>cceleration</w:t>
      </w:r>
      <w:r w:rsidR="008162BC">
        <w:t xml:space="preserve"> - </w:t>
      </w:r>
      <w:r w:rsidR="008162BC" w:rsidRPr="008162BC">
        <w:t>Numerička promenljiva koja predstavlja ubrzanje igrača, koliko brzo dostiže maksimalnu brzinu.</w:t>
      </w:r>
    </w:p>
    <w:p w14:paraId="5939D681" w14:textId="194123D3" w:rsidR="006D7C9C" w:rsidRPr="006D7C9C" w:rsidRDefault="00986800" w:rsidP="006D7C9C">
      <w:pPr>
        <w:pStyle w:val="ListParagraph"/>
        <w:numPr>
          <w:ilvl w:val="0"/>
          <w:numId w:val="20"/>
        </w:numPr>
      </w:pPr>
      <w:r>
        <w:t>S</w:t>
      </w:r>
      <w:r w:rsidR="006D7C9C" w:rsidRPr="006D7C9C">
        <w:t>print speed</w:t>
      </w:r>
      <w:r w:rsidR="008C63EF">
        <w:t xml:space="preserve"> - </w:t>
      </w:r>
      <w:r w:rsidR="008C63EF" w:rsidRPr="008C63EF">
        <w:t>Numerička promenljiva koja predstavlja maksimalnu brzinu trčanja igrača u sprintu.</w:t>
      </w:r>
    </w:p>
    <w:p w14:paraId="1AE6F3E6" w14:textId="69C45B0D" w:rsidR="006D7C9C" w:rsidRPr="006D7C9C" w:rsidRDefault="00986800" w:rsidP="006D7C9C">
      <w:pPr>
        <w:pStyle w:val="ListParagraph"/>
        <w:numPr>
          <w:ilvl w:val="0"/>
          <w:numId w:val="20"/>
        </w:numPr>
      </w:pPr>
      <w:r>
        <w:t>P</w:t>
      </w:r>
      <w:r w:rsidR="006D7C9C" w:rsidRPr="006D7C9C">
        <w:t>ositioning</w:t>
      </w:r>
      <w:r w:rsidR="00466F8C">
        <w:t xml:space="preserve"> </w:t>
      </w:r>
      <w:r w:rsidR="00466F8C" w:rsidRPr="00466F8C">
        <w:t>– Numerička promenljiva koja predstavlja pozicioniranje igrača u napadu (kretanje i nalaženje prostora).</w:t>
      </w:r>
    </w:p>
    <w:p w14:paraId="29277AA6" w14:textId="5E8092B0" w:rsidR="006D7C9C" w:rsidRPr="006D7C9C" w:rsidRDefault="00986800" w:rsidP="006D7C9C">
      <w:pPr>
        <w:pStyle w:val="ListParagraph"/>
        <w:numPr>
          <w:ilvl w:val="0"/>
          <w:numId w:val="20"/>
        </w:numPr>
      </w:pPr>
      <w:r>
        <w:t>Fi</w:t>
      </w:r>
      <w:r w:rsidR="006D7C9C" w:rsidRPr="006D7C9C">
        <w:t>nishing</w:t>
      </w:r>
      <w:r w:rsidR="007F069C">
        <w:t xml:space="preserve"> </w:t>
      </w:r>
      <w:r w:rsidR="007F069C" w:rsidRPr="007F069C">
        <w:t>– Numerička promenljiva koja predstavlja završnicu, koliko je igrač efikasan pri realizaciji šansi.</w:t>
      </w:r>
    </w:p>
    <w:p w14:paraId="6A98FFB4" w14:textId="1887F4E4" w:rsidR="006D7C9C" w:rsidRPr="006D7C9C" w:rsidRDefault="00986800" w:rsidP="006D7C9C">
      <w:pPr>
        <w:pStyle w:val="ListParagraph"/>
        <w:numPr>
          <w:ilvl w:val="0"/>
          <w:numId w:val="20"/>
        </w:numPr>
      </w:pPr>
      <w:r>
        <w:t>S</w:t>
      </w:r>
      <w:r w:rsidR="006D7C9C" w:rsidRPr="006D7C9C">
        <w:t>hot power</w:t>
      </w:r>
      <w:r w:rsidR="001C1265">
        <w:t xml:space="preserve"> </w:t>
      </w:r>
      <w:r w:rsidR="001C1265" w:rsidRPr="001C1265">
        <w:t>– Numerička promenljiva koja predstavlja jačinu šuta, koliko snažno igrač šutira loptu.</w:t>
      </w:r>
    </w:p>
    <w:p w14:paraId="0A968E96" w14:textId="551C9C69" w:rsidR="006D7C9C" w:rsidRPr="006D7C9C" w:rsidRDefault="00986800" w:rsidP="006D7C9C">
      <w:pPr>
        <w:pStyle w:val="ListParagraph"/>
        <w:numPr>
          <w:ilvl w:val="0"/>
          <w:numId w:val="20"/>
        </w:numPr>
      </w:pPr>
      <w:r>
        <w:t>L</w:t>
      </w:r>
      <w:r w:rsidR="006D7C9C" w:rsidRPr="006D7C9C">
        <w:t>ong shots</w:t>
      </w:r>
      <w:r w:rsidR="006D1504">
        <w:t xml:space="preserve"> </w:t>
      </w:r>
      <w:r w:rsidR="006D1504" w:rsidRPr="006D1504">
        <w:t>– Numerička promenljiva koja predstavlja kvalitet šuta sa distance (van šesnaesterca).</w:t>
      </w:r>
    </w:p>
    <w:p w14:paraId="4CE8BD13" w14:textId="445F9D38" w:rsidR="006D7C9C" w:rsidRPr="006D7C9C" w:rsidRDefault="00986800" w:rsidP="006D7C9C">
      <w:pPr>
        <w:pStyle w:val="ListParagraph"/>
        <w:numPr>
          <w:ilvl w:val="0"/>
          <w:numId w:val="20"/>
        </w:numPr>
      </w:pPr>
      <w:r>
        <w:t>V</w:t>
      </w:r>
      <w:r w:rsidR="006D7C9C" w:rsidRPr="006D7C9C">
        <w:t>olleys</w:t>
      </w:r>
      <w:r w:rsidR="00E8678C">
        <w:t xml:space="preserve"> </w:t>
      </w:r>
      <w:r w:rsidR="00E8678C" w:rsidRPr="00E8678C">
        <w:t>– Numerička promenljiva koja predstavlja sposobnost udarca iz voleja (šut iz prve/iz vazduha).</w:t>
      </w:r>
    </w:p>
    <w:p w14:paraId="17AA5EAB" w14:textId="3B6F006C" w:rsidR="006D7C9C" w:rsidRPr="006D7C9C" w:rsidRDefault="00986800" w:rsidP="006D7C9C">
      <w:pPr>
        <w:pStyle w:val="ListParagraph"/>
        <w:numPr>
          <w:ilvl w:val="0"/>
          <w:numId w:val="20"/>
        </w:numPr>
      </w:pPr>
      <w:r>
        <w:t>P</w:t>
      </w:r>
      <w:r w:rsidR="006D7C9C" w:rsidRPr="006D7C9C">
        <w:t>enalties</w:t>
      </w:r>
      <w:r w:rsidR="00A13C9A">
        <w:t xml:space="preserve"> </w:t>
      </w:r>
      <w:r w:rsidR="00A13C9A" w:rsidRPr="00A13C9A">
        <w:t>– Numerička promenljiva koja predstavlja izvođenje penala, preciznost i sigurnost sa bele tačke.</w:t>
      </w:r>
    </w:p>
    <w:p w14:paraId="7DFE74A6" w14:textId="5000F9E6" w:rsidR="006D7C9C" w:rsidRPr="004D2C44" w:rsidRDefault="00986800" w:rsidP="006D7C9C">
      <w:pPr>
        <w:pStyle w:val="ListParagraph"/>
        <w:numPr>
          <w:ilvl w:val="0"/>
          <w:numId w:val="20"/>
        </w:numPr>
      </w:pPr>
      <w:r>
        <w:t>V</w:t>
      </w:r>
      <w:r w:rsidR="006D7C9C" w:rsidRPr="006D7C9C">
        <w:t>ision</w:t>
      </w:r>
      <w:r w:rsidR="004D2C44">
        <w:t xml:space="preserve"> </w:t>
      </w:r>
      <w:r w:rsidR="004D2C44" w:rsidRPr="004D2C44">
        <w:t>– Numerička promenljiva koja predstavlja pregled igre, sposobnost uočavanja saigrača i opcija za pas.</w:t>
      </w:r>
    </w:p>
    <w:p w14:paraId="25CDFCCB" w14:textId="646F6218" w:rsidR="006D7C9C" w:rsidRPr="006D7C9C" w:rsidRDefault="00986800" w:rsidP="006D7C9C">
      <w:pPr>
        <w:pStyle w:val="ListParagraph"/>
        <w:numPr>
          <w:ilvl w:val="0"/>
          <w:numId w:val="20"/>
        </w:numPr>
      </w:pPr>
      <w:r>
        <w:t>C</w:t>
      </w:r>
      <w:r w:rsidR="006D7C9C" w:rsidRPr="006D7C9C">
        <w:t>rossing</w:t>
      </w:r>
      <w:r w:rsidR="00BA462C">
        <w:t xml:space="preserve"> </w:t>
      </w:r>
      <w:r w:rsidR="00BA462C" w:rsidRPr="00BA462C">
        <w:t>– Numerička promenljiva koja predstavlja centaršut, preciznost ubacivanja lopte u šesnaesterac.</w:t>
      </w:r>
    </w:p>
    <w:p w14:paraId="6A67AE37" w14:textId="644910D5" w:rsidR="006D7C9C" w:rsidRPr="006D7C9C" w:rsidRDefault="00986800" w:rsidP="006D7C9C">
      <w:pPr>
        <w:pStyle w:val="ListParagraph"/>
        <w:numPr>
          <w:ilvl w:val="0"/>
          <w:numId w:val="20"/>
        </w:numPr>
      </w:pPr>
      <w:r>
        <w:t>F</w:t>
      </w:r>
      <w:r w:rsidR="006D7C9C" w:rsidRPr="006D7C9C">
        <w:t>ree kick accuracy</w:t>
      </w:r>
      <w:r w:rsidR="00B61C08">
        <w:t xml:space="preserve"> </w:t>
      </w:r>
      <w:r w:rsidR="00B61C08" w:rsidRPr="00B61C08">
        <w:t>– Numerička promenljiva koja predstavlja preciznost izvođenja slobodnih udaraca.</w:t>
      </w:r>
    </w:p>
    <w:p w14:paraId="26937635" w14:textId="7119B2EE" w:rsidR="006D7C9C" w:rsidRPr="006D7C9C" w:rsidRDefault="00986800" w:rsidP="006D7C9C">
      <w:pPr>
        <w:pStyle w:val="ListParagraph"/>
        <w:numPr>
          <w:ilvl w:val="0"/>
          <w:numId w:val="20"/>
        </w:numPr>
      </w:pPr>
      <w:r>
        <w:t>S</w:t>
      </w:r>
      <w:r w:rsidR="006D7C9C" w:rsidRPr="006D7C9C">
        <w:t>hort passing</w:t>
      </w:r>
      <w:r w:rsidR="00B479DA">
        <w:t xml:space="preserve"> </w:t>
      </w:r>
      <w:r w:rsidR="00B479DA" w:rsidRPr="00B479DA">
        <w:t>– Numerička promenljiva koja predstavlja preciznost i kvalitet kratkih dodavanja.</w:t>
      </w:r>
    </w:p>
    <w:p w14:paraId="022A9D42" w14:textId="5740E023" w:rsidR="006D7C9C" w:rsidRPr="006D7C9C" w:rsidRDefault="00986800" w:rsidP="006D7C9C">
      <w:pPr>
        <w:pStyle w:val="ListParagraph"/>
        <w:numPr>
          <w:ilvl w:val="0"/>
          <w:numId w:val="20"/>
        </w:numPr>
      </w:pPr>
      <w:r>
        <w:lastRenderedPageBreak/>
        <w:t>L</w:t>
      </w:r>
      <w:r w:rsidR="006D7C9C" w:rsidRPr="006D7C9C">
        <w:t>ong passing</w:t>
      </w:r>
      <w:r w:rsidR="00A37478">
        <w:t xml:space="preserve"> - </w:t>
      </w:r>
      <w:r w:rsidR="00A37478" w:rsidRPr="00A37478">
        <w:t>Numerička promenljiva koja predstavlja preciznost i kvalitet dugih dodavanja.</w:t>
      </w:r>
    </w:p>
    <w:p w14:paraId="37DFA3D3" w14:textId="11082B54" w:rsidR="006D7C9C" w:rsidRPr="006D7C9C" w:rsidRDefault="00986800" w:rsidP="006D7C9C">
      <w:pPr>
        <w:pStyle w:val="ListParagraph"/>
        <w:numPr>
          <w:ilvl w:val="0"/>
          <w:numId w:val="20"/>
        </w:numPr>
      </w:pPr>
      <w:r>
        <w:t>C</w:t>
      </w:r>
      <w:r w:rsidR="006D7C9C" w:rsidRPr="006D7C9C">
        <w:t>urve</w:t>
      </w:r>
      <w:r w:rsidR="003A0E2B">
        <w:t xml:space="preserve"> </w:t>
      </w:r>
      <w:r w:rsidR="003A0E2B" w:rsidRPr="003A0E2B">
        <w:t>– Numerička promenljiva koja predstavlja zakrivljenje lopte pri</w:t>
      </w:r>
      <w:r w:rsidR="003A0E2B">
        <w:t xml:space="preserve"> </w:t>
      </w:r>
      <w:r w:rsidR="003A0E2B" w:rsidRPr="003A0E2B">
        <w:t>udarcu/dodavanju</w:t>
      </w:r>
      <w:r w:rsidR="003A0E2B">
        <w:t>.</w:t>
      </w:r>
    </w:p>
    <w:p w14:paraId="199CADFF" w14:textId="6E796FF0" w:rsidR="006D7C9C" w:rsidRPr="006D7C9C" w:rsidRDefault="00986800" w:rsidP="006D7C9C">
      <w:pPr>
        <w:pStyle w:val="ListParagraph"/>
        <w:numPr>
          <w:ilvl w:val="0"/>
          <w:numId w:val="20"/>
        </w:numPr>
      </w:pPr>
      <w:r>
        <w:t>D</w:t>
      </w:r>
      <w:r w:rsidR="006D7C9C" w:rsidRPr="006D7C9C">
        <w:t>ribbling</w:t>
      </w:r>
      <w:r w:rsidR="007040EA">
        <w:t xml:space="preserve"> </w:t>
      </w:r>
      <w:r w:rsidR="007040EA" w:rsidRPr="007040EA">
        <w:t>– Numerička promenljiva koja predstavlja veštinu driblinga i kontrolu lopte u kretanju.</w:t>
      </w:r>
    </w:p>
    <w:p w14:paraId="2ACBE009" w14:textId="4D7422EB" w:rsidR="006D7C9C" w:rsidRPr="006D7C9C" w:rsidRDefault="00986800" w:rsidP="006D7C9C">
      <w:pPr>
        <w:pStyle w:val="ListParagraph"/>
        <w:numPr>
          <w:ilvl w:val="0"/>
          <w:numId w:val="20"/>
        </w:numPr>
      </w:pPr>
      <w:r>
        <w:t>A</w:t>
      </w:r>
      <w:r w:rsidR="006D7C9C" w:rsidRPr="006D7C9C">
        <w:t>gility</w:t>
      </w:r>
      <w:r w:rsidR="009A647C">
        <w:t xml:space="preserve"> </w:t>
      </w:r>
      <w:r w:rsidR="009A647C" w:rsidRPr="009A647C">
        <w:t>– Numerička promenljiva koja predstavlja agilnost, koliko brzo i lako igrač menja pravac.</w:t>
      </w:r>
    </w:p>
    <w:p w14:paraId="6A5E8F49" w14:textId="0C5BB6E9" w:rsidR="006D7C9C" w:rsidRPr="006D7C9C" w:rsidRDefault="00986800" w:rsidP="006D7C9C">
      <w:pPr>
        <w:pStyle w:val="ListParagraph"/>
        <w:numPr>
          <w:ilvl w:val="0"/>
          <w:numId w:val="20"/>
        </w:numPr>
      </w:pPr>
      <w:r>
        <w:t>B</w:t>
      </w:r>
      <w:r w:rsidR="006D7C9C" w:rsidRPr="006D7C9C">
        <w:t>alance</w:t>
      </w:r>
      <w:r w:rsidR="004B09A4">
        <w:t xml:space="preserve"> </w:t>
      </w:r>
      <w:r w:rsidR="004B09A4" w:rsidRPr="004B09A4">
        <w:t>– Numerička promenljiva koja predstavlja ravnotežu igrača, stabilnost pri kontaktu i promenama pravca.</w:t>
      </w:r>
    </w:p>
    <w:p w14:paraId="48ABD170" w14:textId="5E619949" w:rsidR="006D7C9C" w:rsidRPr="006D7C9C" w:rsidRDefault="00986800" w:rsidP="006D7C9C">
      <w:pPr>
        <w:pStyle w:val="ListParagraph"/>
        <w:numPr>
          <w:ilvl w:val="0"/>
          <w:numId w:val="20"/>
        </w:numPr>
      </w:pPr>
      <w:r>
        <w:t>R</w:t>
      </w:r>
      <w:r w:rsidR="006D7C9C" w:rsidRPr="006D7C9C">
        <w:t>eactions</w:t>
      </w:r>
      <w:r w:rsidR="000F4ECF" w:rsidRPr="000F4ECF">
        <w:t xml:space="preserve"> – Numerička promenljiva koja predstavlja brzinu reakcije igrača u igri (odaziv na situacije).</w:t>
      </w:r>
    </w:p>
    <w:p w14:paraId="028EA170" w14:textId="2DDA7504" w:rsidR="006D7C9C" w:rsidRPr="006D7C9C" w:rsidRDefault="00986800" w:rsidP="006D7C9C">
      <w:pPr>
        <w:pStyle w:val="ListParagraph"/>
        <w:numPr>
          <w:ilvl w:val="0"/>
          <w:numId w:val="20"/>
        </w:numPr>
      </w:pPr>
      <w:r>
        <w:t>B</w:t>
      </w:r>
      <w:r w:rsidR="006D7C9C" w:rsidRPr="006D7C9C">
        <w:t>all control</w:t>
      </w:r>
      <w:r w:rsidR="00850B8A" w:rsidRPr="00850B8A">
        <w:t xml:space="preserve"> – Numerička promenljiva koja predstavlja kontrolu lopte pri prijemu i vođenju (prvi dodir).</w:t>
      </w:r>
    </w:p>
    <w:p w14:paraId="34D400CF" w14:textId="30AD2E61" w:rsidR="006D7C9C" w:rsidRPr="006D7C9C" w:rsidRDefault="00986800" w:rsidP="006D7C9C">
      <w:pPr>
        <w:pStyle w:val="ListParagraph"/>
        <w:numPr>
          <w:ilvl w:val="0"/>
          <w:numId w:val="20"/>
        </w:numPr>
      </w:pPr>
      <w:r>
        <w:t>C</w:t>
      </w:r>
      <w:r w:rsidR="006D7C9C" w:rsidRPr="006D7C9C">
        <w:t>omposure</w:t>
      </w:r>
      <w:r w:rsidR="004F47D5" w:rsidRPr="004F47D5">
        <w:t xml:space="preserve"> – Numerička promenljiva koja predstavlja smirenost pod pritiskom (manje grešaka u ključnim situacijama).</w:t>
      </w:r>
    </w:p>
    <w:p w14:paraId="442FC4BE" w14:textId="56701BDB" w:rsidR="006D7C9C" w:rsidRPr="006D7C9C" w:rsidRDefault="00986800" w:rsidP="006D7C9C">
      <w:pPr>
        <w:pStyle w:val="ListParagraph"/>
        <w:numPr>
          <w:ilvl w:val="0"/>
          <w:numId w:val="20"/>
        </w:numPr>
      </w:pPr>
      <w:r>
        <w:t>I</w:t>
      </w:r>
      <w:r w:rsidR="006D7C9C" w:rsidRPr="006D7C9C">
        <w:t>nterceptions</w:t>
      </w:r>
      <w:r w:rsidR="000610F6" w:rsidRPr="000610F6">
        <w:t xml:space="preserve"> – Numerička promenljiva koja predstavlja sposobnost presecanja pasova i čitanja igre u odbrani.</w:t>
      </w:r>
    </w:p>
    <w:p w14:paraId="779B78B3" w14:textId="0835689B" w:rsidR="006D7C9C" w:rsidRPr="006D7C9C" w:rsidRDefault="00986800" w:rsidP="006D7C9C">
      <w:pPr>
        <w:pStyle w:val="ListParagraph"/>
        <w:numPr>
          <w:ilvl w:val="0"/>
          <w:numId w:val="20"/>
        </w:numPr>
      </w:pPr>
      <w:r>
        <w:t>H</w:t>
      </w:r>
      <w:r w:rsidR="006D7C9C" w:rsidRPr="006D7C9C">
        <w:t>eading accuracy</w:t>
      </w:r>
      <w:r w:rsidR="00BD2A3D" w:rsidRPr="00BD2A3D">
        <w:t xml:space="preserve"> – Numerička promenljiva koja predstavlja preciznost udarca glavom.</w:t>
      </w:r>
    </w:p>
    <w:p w14:paraId="22725667" w14:textId="5D60DFDC" w:rsidR="006D7C9C" w:rsidRPr="006D7C9C" w:rsidRDefault="00986800" w:rsidP="006D7C9C">
      <w:pPr>
        <w:pStyle w:val="ListParagraph"/>
        <w:numPr>
          <w:ilvl w:val="0"/>
          <w:numId w:val="20"/>
        </w:numPr>
      </w:pPr>
      <w:r>
        <w:t>D</w:t>
      </w:r>
      <w:r w:rsidR="006D7C9C" w:rsidRPr="006D7C9C">
        <w:t>ef awareness</w:t>
      </w:r>
      <w:r w:rsidR="008F4A9B" w:rsidRPr="008F4A9B">
        <w:t xml:space="preserve"> – Numerička promenljiva koja predstavlja defanzivno pozicioniranje i svest u odbrani (praćenje protivnika).</w:t>
      </w:r>
    </w:p>
    <w:p w14:paraId="17696C23" w14:textId="0C1E9C90" w:rsidR="006D7C9C" w:rsidRPr="006D7C9C" w:rsidRDefault="00986800" w:rsidP="006D7C9C">
      <w:pPr>
        <w:pStyle w:val="ListParagraph"/>
        <w:numPr>
          <w:ilvl w:val="0"/>
          <w:numId w:val="20"/>
        </w:numPr>
      </w:pPr>
      <w:r>
        <w:t>S</w:t>
      </w:r>
      <w:r w:rsidR="006D7C9C" w:rsidRPr="006D7C9C">
        <w:t>tanding tackle</w:t>
      </w:r>
      <w:r w:rsidR="00BB39D8" w:rsidRPr="00BB39D8">
        <w:t xml:space="preserve"> – Numerička promenljiva koja predstavlja uspešnost oduzimanja lopte u stojećem startu.</w:t>
      </w:r>
    </w:p>
    <w:p w14:paraId="42662F77" w14:textId="4292D0BF" w:rsidR="006D7C9C" w:rsidRPr="006D7C9C" w:rsidRDefault="00986800" w:rsidP="006D7C9C">
      <w:pPr>
        <w:pStyle w:val="ListParagraph"/>
        <w:numPr>
          <w:ilvl w:val="0"/>
          <w:numId w:val="20"/>
        </w:numPr>
      </w:pPr>
      <w:r>
        <w:t>S</w:t>
      </w:r>
      <w:r w:rsidR="006D7C9C" w:rsidRPr="006D7C9C">
        <w:t>liding tackle</w:t>
      </w:r>
      <w:r w:rsidR="00282217" w:rsidRPr="00282217">
        <w:t xml:space="preserve"> – Numerička promenljiva koja predstavlja uspešnost oduzimanja lopte klizećim startom.</w:t>
      </w:r>
    </w:p>
    <w:p w14:paraId="6537BD46" w14:textId="6E19A350" w:rsidR="006D7C9C" w:rsidRPr="006D7C9C" w:rsidRDefault="00986800" w:rsidP="006D7C9C">
      <w:pPr>
        <w:pStyle w:val="ListParagraph"/>
        <w:numPr>
          <w:ilvl w:val="0"/>
          <w:numId w:val="20"/>
        </w:numPr>
      </w:pPr>
      <w:r>
        <w:t>J</w:t>
      </w:r>
      <w:r w:rsidR="006D7C9C" w:rsidRPr="006D7C9C">
        <w:t>umping</w:t>
      </w:r>
      <w:r w:rsidR="00FE5B1A" w:rsidRPr="00FE5B1A">
        <w:t xml:space="preserve"> – Numerička promenljiva koja predstavlja skok, koliko visoko igrač može da skoči (dueli u vazduhu).</w:t>
      </w:r>
    </w:p>
    <w:p w14:paraId="2665067D" w14:textId="340B3DF2" w:rsidR="006D7C9C" w:rsidRPr="006D7C9C" w:rsidRDefault="00986800" w:rsidP="006D7C9C">
      <w:pPr>
        <w:pStyle w:val="ListParagraph"/>
        <w:numPr>
          <w:ilvl w:val="0"/>
          <w:numId w:val="20"/>
        </w:numPr>
      </w:pPr>
      <w:r>
        <w:t>S</w:t>
      </w:r>
      <w:r w:rsidR="006D7C9C" w:rsidRPr="006D7C9C">
        <w:t>tamina</w:t>
      </w:r>
      <w:r w:rsidR="00212292" w:rsidRPr="00212292">
        <w:t xml:space="preserve"> – Numerička promenljiva koja predstavlja izdržljivost, koliko dugo igrač može da održava intenzitet igre.</w:t>
      </w:r>
    </w:p>
    <w:p w14:paraId="0CB6BE02" w14:textId="62763966" w:rsidR="006D7C9C" w:rsidRPr="006D7C9C" w:rsidRDefault="00986800" w:rsidP="006D7C9C">
      <w:pPr>
        <w:pStyle w:val="ListParagraph"/>
        <w:numPr>
          <w:ilvl w:val="0"/>
          <w:numId w:val="20"/>
        </w:numPr>
      </w:pPr>
      <w:r>
        <w:t>S</w:t>
      </w:r>
      <w:r w:rsidR="006D7C9C" w:rsidRPr="006D7C9C">
        <w:t>trength</w:t>
      </w:r>
      <w:r w:rsidR="006E0170" w:rsidRPr="006E0170">
        <w:t xml:space="preserve"> – Numerička promenljiva koja predstavlja fizičku snagu igrača u duelima.</w:t>
      </w:r>
    </w:p>
    <w:p w14:paraId="59A408F9" w14:textId="085BE96A" w:rsidR="006D7C9C" w:rsidRPr="006D7C9C" w:rsidRDefault="00986800" w:rsidP="006D7C9C">
      <w:pPr>
        <w:pStyle w:val="ListParagraph"/>
        <w:numPr>
          <w:ilvl w:val="0"/>
          <w:numId w:val="20"/>
        </w:numPr>
      </w:pPr>
      <w:r>
        <w:t>A</w:t>
      </w:r>
      <w:r w:rsidR="006D7C9C" w:rsidRPr="006D7C9C">
        <w:t>ggression</w:t>
      </w:r>
      <w:r w:rsidR="00BD1F20" w:rsidRPr="00BD1F20">
        <w:t xml:space="preserve"> – Numerička promenljiva koja predstavlja agresivnost u duelima i borbenost pri oduzimanju lopte.</w:t>
      </w:r>
    </w:p>
    <w:p w14:paraId="04F925C8" w14:textId="7EF03F69" w:rsidR="006D7C9C" w:rsidRPr="006D7C9C" w:rsidRDefault="00986800" w:rsidP="006D7C9C">
      <w:pPr>
        <w:pStyle w:val="ListParagraph"/>
        <w:numPr>
          <w:ilvl w:val="0"/>
          <w:numId w:val="20"/>
        </w:numPr>
      </w:pPr>
      <w:r>
        <w:t>P</w:t>
      </w:r>
      <w:r w:rsidR="006D7C9C" w:rsidRPr="006D7C9C">
        <w:t>osition</w:t>
      </w:r>
      <w:r w:rsidR="00F547A8" w:rsidRPr="00F547A8">
        <w:t xml:space="preserve"> – Kategorijska (tekstualna) promenljiva koja predstavlja primarnu poziciju igrača na terenu</w:t>
      </w:r>
      <w:r w:rsidR="00F547A8">
        <w:t>.</w:t>
      </w:r>
    </w:p>
    <w:p w14:paraId="652B1DA8" w14:textId="7F38828D" w:rsidR="006D7C9C" w:rsidRPr="006D7C9C" w:rsidRDefault="00986800" w:rsidP="006D7C9C">
      <w:pPr>
        <w:pStyle w:val="ListParagraph"/>
        <w:numPr>
          <w:ilvl w:val="0"/>
          <w:numId w:val="20"/>
        </w:numPr>
      </w:pPr>
      <w:r>
        <w:t>W</w:t>
      </w:r>
      <w:r w:rsidR="006D7C9C" w:rsidRPr="006D7C9C">
        <w:t>eak foot</w:t>
      </w:r>
      <w:r w:rsidR="00BD44CF" w:rsidRPr="00BD44CF">
        <w:t xml:space="preserve"> – Numerička promenljiva koja predstavlja ocenu slabije noge igrača (koliko dobro koristi slabiju nogu).</w:t>
      </w:r>
    </w:p>
    <w:p w14:paraId="421D921E" w14:textId="5A216C49" w:rsidR="006D7C9C" w:rsidRPr="006D7C9C" w:rsidRDefault="00986800" w:rsidP="006D7C9C">
      <w:pPr>
        <w:pStyle w:val="ListParagraph"/>
        <w:numPr>
          <w:ilvl w:val="0"/>
          <w:numId w:val="20"/>
        </w:numPr>
      </w:pPr>
      <w:r>
        <w:lastRenderedPageBreak/>
        <w:t>S</w:t>
      </w:r>
      <w:r w:rsidR="006D7C9C" w:rsidRPr="006D7C9C">
        <w:t>kill moves</w:t>
      </w:r>
      <w:r w:rsidR="00445D9F" w:rsidRPr="00445D9F">
        <w:t xml:space="preserve"> – Numerička (integer) promenljiva koja predstavlja ocenu veština/trikova igrača (skill nivo).</w:t>
      </w:r>
    </w:p>
    <w:p w14:paraId="037B6BCF" w14:textId="59E60B82" w:rsidR="006D7C9C" w:rsidRPr="006D7C9C" w:rsidRDefault="00986800" w:rsidP="006D7C9C">
      <w:pPr>
        <w:pStyle w:val="ListParagraph"/>
        <w:numPr>
          <w:ilvl w:val="0"/>
          <w:numId w:val="20"/>
        </w:numPr>
      </w:pPr>
      <w:r>
        <w:t>P</w:t>
      </w:r>
      <w:r w:rsidR="006D7C9C" w:rsidRPr="006D7C9C">
        <w:t>referred foot</w:t>
      </w:r>
      <w:r w:rsidR="009D2CB3">
        <w:t xml:space="preserve"> </w:t>
      </w:r>
      <w:r w:rsidR="009D2CB3" w:rsidRPr="009D2CB3">
        <w:t>– Kategorijska (tekstualna) promenljiva koja predstavlja dominantnu nogu igrača (leva/desna).</w:t>
      </w:r>
    </w:p>
    <w:p w14:paraId="30E38EAF" w14:textId="5FCC98F1" w:rsidR="006D7C9C" w:rsidRPr="006D7C9C" w:rsidRDefault="00986800" w:rsidP="006D7C9C">
      <w:pPr>
        <w:pStyle w:val="ListParagraph"/>
        <w:numPr>
          <w:ilvl w:val="0"/>
          <w:numId w:val="20"/>
        </w:numPr>
      </w:pPr>
      <w:r>
        <w:t>H</w:t>
      </w:r>
      <w:r w:rsidR="006D7C9C" w:rsidRPr="006D7C9C">
        <w:t>eight</w:t>
      </w:r>
      <w:r w:rsidR="006F1DF7" w:rsidRPr="006F1DF7">
        <w:t xml:space="preserve"> – Numerička promenljiva koja predstavlja visinu igrača</w:t>
      </w:r>
      <w:r w:rsidR="002243DC">
        <w:t>.</w:t>
      </w:r>
    </w:p>
    <w:p w14:paraId="24E5A90A" w14:textId="04578064" w:rsidR="006D7C9C" w:rsidRPr="006D7C9C" w:rsidRDefault="00986800" w:rsidP="006D7C9C">
      <w:pPr>
        <w:pStyle w:val="ListParagraph"/>
        <w:numPr>
          <w:ilvl w:val="0"/>
          <w:numId w:val="20"/>
        </w:numPr>
      </w:pPr>
      <w:r>
        <w:t>W</w:t>
      </w:r>
      <w:r w:rsidR="006D7C9C" w:rsidRPr="006D7C9C">
        <w:t>eight</w:t>
      </w:r>
      <w:r w:rsidR="002E1DFD" w:rsidRPr="002E1DFD">
        <w:t xml:space="preserve"> – Numerička promenljiva koja predstavlja težinu igrača</w:t>
      </w:r>
      <w:r w:rsidR="002E1DFD">
        <w:t>.</w:t>
      </w:r>
    </w:p>
    <w:p w14:paraId="1992B9D4" w14:textId="38143FEC" w:rsidR="006D7C9C" w:rsidRPr="006D7C9C" w:rsidRDefault="00986800" w:rsidP="006D7C9C">
      <w:pPr>
        <w:pStyle w:val="ListParagraph"/>
        <w:numPr>
          <w:ilvl w:val="0"/>
          <w:numId w:val="20"/>
        </w:numPr>
      </w:pPr>
      <w:r>
        <w:t>A</w:t>
      </w:r>
      <w:r w:rsidR="006D7C9C" w:rsidRPr="006D7C9C">
        <w:t>lternative positions</w:t>
      </w:r>
      <w:r w:rsidR="00DE36F6" w:rsidRPr="00DE36F6">
        <w:t xml:space="preserve"> – Kategorijska (tekstualna) promenljiva koja predstavlja druge pozicije na kojima igrač može da igra (sekundarne pozicije).</w:t>
      </w:r>
    </w:p>
    <w:p w14:paraId="2CEFC1A6" w14:textId="71181F5E" w:rsidR="006D7C9C" w:rsidRPr="006D7C9C" w:rsidRDefault="00986800" w:rsidP="006D7C9C">
      <w:pPr>
        <w:pStyle w:val="ListParagraph"/>
        <w:numPr>
          <w:ilvl w:val="0"/>
          <w:numId w:val="20"/>
        </w:numPr>
      </w:pPr>
      <w:r>
        <w:t>A</w:t>
      </w:r>
      <w:r w:rsidR="006D7C9C" w:rsidRPr="006D7C9C">
        <w:t>ge</w:t>
      </w:r>
      <w:r w:rsidR="007C00EB" w:rsidRPr="007C00EB">
        <w:t xml:space="preserve"> – Numerička (integer) promenljiva koja predstavlja broj godina igrača.</w:t>
      </w:r>
    </w:p>
    <w:p w14:paraId="04E4C9A9" w14:textId="2BBFCCA2" w:rsidR="006D7C9C" w:rsidRPr="006D7C9C" w:rsidRDefault="00986800" w:rsidP="006D7C9C">
      <w:pPr>
        <w:pStyle w:val="ListParagraph"/>
        <w:numPr>
          <w:ilvl w:val="0"/>
          <w:numId w:val="20"/>
        </w:numPr>
      </w:pPr>
      <w:r>
        <w:t>N</w:t>
      </w:r>
      <w:r w:rsidR="006D7C9C" w:rsidRPr="006D7C9C">
        <w:t>ation</w:t>
      </w:r>
      <w:r w:rsidR="00400D0A" w:rsidRPr="00400D0A">
        <w:t xml:space="preserve"> – Kategorijska (tekstualna) promenljiva koja predstavlja državu/nacionalnost igrača.</w:t>
      </w:r>
    </w:p>
    <w:p w14:paraId="58190F64" w14:textId="757744F1" w:rsidR="006D7C9C" w:rsidRPr="006D7C9C" w:rsidRDefault="00986800" w:rsidP="006D7C9C">
      <w:pPr>
        <w:pStyle w:val="ListParagraph"/>
        <w:numPr>
          <w:ilvl w:val="0"/>
          <w:numId w:val="20"/>
        </w:numPr>
      </w:pPr>
      <w:r>
        <w:t>L</w:t>
      </w:r>
      <w:r w:rsidR="006D7C9C" w:rsidRPr="006D7C9C">
        <w:t>eague</w:t>
      </w:r>
      <w:r w:rsidR="006F4C2C" w:rsidRPr="006F4C2C">
        <w:t xml:space="preserve"> – Kategorijska (tekstualna) promenljiva koja predstavlja ligu u kojoj igra igračev klub.</w:t>
      </w:r>
    </w:p>
    <w:p w14:paraId="5470559B" w14:textId="1E2C10F9" w:rsidR="006D7C9C" w:rsidRPr="006D7C9C" w:rsidRDefault="00986800" w:rsidP="006D7C9C">
      <w:pPr>
        <w:pStyle w:val="ListParagraph"/>
        <w:numPr>
          <w:ilvl w:val="0"/>
          <w:numId w:val="20"/>
        </w:numPr>
      </w:pPr>
      <w:r>
        <w:t>T</w:t>
      </w:r>
      <w:r w:rsidR="006D7C9C" w:rsidRPr="006D7C9C">
        <w:t>eam</w:t>
      </w:r>
      <w:r w:rsidR="00EE57E4" w:rsidRPr="00EE57E4">
        <w:t xml:space="preserve"> – Kategorijska (tekstualna) promenljiva koja predstavlja klub/tim za koji igrač nastupa.</w:t>
      </w:r>
    </w:p>
    <w:p w14:paraId="7490F2D2" w14:textId="3C5EB652" w:rsidR="006D7C9C" w:rsidRPr="006D7C9C" w:rsidRDefault="00986800" w:rsidP="006D7C9C">
      <w:pPr>
        <w:pStyle w:val="ListParagraph"/>
        <w:numPr>
          <w:ilvl w:val="0"/>
          <w:numId w:val="20"/>
        </w:numPr>
      </w:pPr>
      <w:r>
        <w:t>P</w:t>
      </w:r>
      <w:r w:rsidR="006D7C9C" w:rsidRPr="006D7C9C">
        <w:t>lay style</w:t>
      </w:r>
      <w:r w:rsidR="00F8446F" w:rsidRPr="00F8446F">
        <w:t xml:space="preserve"> – Kategorijska (tekstualna) promenljiva koja predstavlja specijalne stilove igre igrača (PlayStyles/traits koje ima).</w:t>
      </w:r>
    </w:p>
    <w:p w14:paraId="77C0687C" w14:textId="5CD7FCC6" w:rsidR="006D7C9C" w:rsidRPr="006D7C9C" w:rsidRDefault="00986800" w:rsidP="006D7C9C">
      <w:pPr>
        <w:pStyle w:val="ListParagraph"/>
        <w:numPr>
          <w:ilvl w:val="0"/>
          <w:numId w:val="20"/>
        </w:numPr>
      </w:pPr>
      <w:r>
        <w:t>D</w:t>
      </w:r>
      <w:r w:rsidR="006D7C9C" w:rsidRPr="006D7C9C">
        <w:t>iving</w:t>
      </w:r>
      <w:r w:rsidR="00CE762B" w:rsidRPr="00CE762B">
        <w:t xml:space="preserve"> – Numerička promenljiva koja predstavlja golmanski atribut “diving”, sposobnost bacanja i odbrana udaraca.</w:t>
      </w:r>
    </w:p>
    <w:p w14:paraId="2B75432D" w14:textId="6B419C5F" w:rsidR="006D7C9C" w:rsidRPr="006D7C9C" w:rsidRDefault="00986800" w:rsidP="006D7C9C">
      <w:pPr>
        <w:pStyle w:val="ListParagraph"/>
        <w:numPr>
          <w:ilvl w:val="0"/>
          <w:numId w:val="20"/>
        </w:numPr>
      </w:pPr>
      <w:r>
        <w:t>H</w:t>
      </w:r>
      <w:r w:rsidR="006D7C9C" w:rsidRPr="006D7C9C">
        <w:t>andling</w:t>
      </w:r>
      <w:r w:rsidR="00AC6515" w:rsidRPr="00AC6515">
        <w:t xml:space="preserve"> – Numerička promenljiva koja predstavlja golmansko hvatanje lopte i sigurnost u rukama.</w:t>
      </w:r>
    </w:p>
    <w:p w14:paraId="4C9EDF00" w14:textId="784B298E" w:rsidR="006D7C9C" w:rsidRPr="006D7C9C" w:rsidRDefault="00986800" w:rsidP="006D7C9C">
      <w:pPr>
        <w:pStyle w:val="ListParagraph"/>
        <w:numPr>
          <w:ilvl w:val="0"/>
          <w:numId w:val="20"/>
        </w:numPr>
      </w:pPr>
      <w:r>
        <w:t>K</w:t>
      </w:r>
      <w:r w:rsidR="006D7C9C" w:rsidRPr="006D7C9C">
        <w:t>icking</w:t>
      </w:r>
      <w:r w:rsidR="00832CC0" w:rsidRPr="00832CC0">
        <w:t xml:space="preserve"> – Numerička promenljiva koja predstavlja golmansko ispucavanje i preciznost dodavanja nogom.</w:t>
      </w:r>
    </w:p>
    <w:p w14:paraId="77BD0213" w14:textId="5AAEABBB" w:rsidR="006D7C9C" w:rsidRDefault="00986800" w:rsidP="006D7C9C">
      <w:pPr>
        <w:pStyle w:val="ListParagraph"/>
        <w:numPr>
          <w:ilvl w:val="0"/>
          <w:numId w:val="20"/>
        </w:numPr>
      </w:pPr>
      <w:r>
        <w:t>R</w:t>
      </w:r>
      <w:r w:rsidR="006D7C9C" w:rsidRPr="006D7C9C">
        <w:t>eflexes</w:t>
      </w:r>
      <w:r w:rsidR="004F31BB" w:rsidRPr="004F31BB">
        <w:t xml:space="preserve"> – Numerička promenljiva koja predstavlja golmanske reflekse, brzinu reakcije na šut.</w:t>
      </w:r>
    </w:p>
    <w:p w14:paraId="2A1C71C8" w14:textId="03C76D5B" w:rsidR="006D7C9C" w:rsidRDefault="006D7C9C" w:rsidP="006D7C9C"/>
    <w:p w14:paraId="261CCCAF" w14:textId="53B4B1B6" w:rsidR="7E768439" w:rsidRDefault="7E768439" w:rsidP="7E768439"/>
    <w:p w14:paraId="10B03E3D" w14:textId="77777777" w:rsidR="001158C1" w:rsidRDefault="001158C1" w:rsidP="74C424DD"/>
    <w:p w14:paraId="28EE95DB" w14:textId="77777777" w:rsidR="001158C1" w:rsidRDefault="001158C1" w:rsidP="74C424DD"/>
    <w:p w14:paraId="320D91E3" w14:textId="77777777" w:rsidR="001158C1" w:rsidRDefault="001158C1" w:rsidP="74C424DD"/>
    <w:p w14:paraId="315FD68C" w14:textId="77777777" w:rsidR="006D7C9C" w:rsidRDefault="006D7C9C" w:rsidP="006D7C9C"/>
    <w:p w14:paraId="2325A0DA" w14:textId="6757A9A5" w:rsidR="006D7C9C" w:rsidRDefault="006D7C9C" w:rsidP="006D7C9C">
      <w:pPr>
        <w:pStyle w:val="Heading1"/>
      </w:pPr>
      <w:bookmarkStart w:id="3" w:name="_Toc222237925"/>
      <w:r>
        <w:lastRenderedPageBreak/>
        <w:t>Opis ciljne promenljive</w:t>
      </w:r>
      <w:bookmarkEnd w:id="3"/>
    </w:p>
    <w:p w14:paraId="73B928C5" w14:textId="2C1E5813" w:rsidR="006D7C9C" w:rsidRDefault="006D7C9C" w:rsidP="00D52A42">
      <w:pPr>
        <w:jc w:val="both"/>
      </w:pPr>
      <w:r>
        <w:t xml:space="preserve">Ciljna promenljiva u ovom radu je </w:t>
      </w:r>
      <w:r w:rsidRPr="006D7C9C">
        <w:rPr>
          <w:b/>
          <w:bCs/>
        </w:rPr>
        <w:t>ovr</w:t>
      </w:r>
      <w:r w:rsidRPr="006D7C9C">
        <w:t xml:space="preserve"> </w:t>
      </w:r>
      <w:r>
        <w:t>(overall rating), koja predstavlja ukupnu ocenu kvaliteta fudbalera u igri EA Sports FC. Ova promenljiva ima numerički celobrojni karakter i uzima vrednosti u ograničenom intervalu (najčešće od 1 do 99), pri čemu veća vrednost označava kvalitetnijeg i kompletnijeg igrača.</w:t>
      </w:r>
    </w:p>
    <w:p w14:paraId="2B4284B6" w14:textId="215E0348" w:rsidR="006D7C9C" w:rsidRDefault="006D7C9C" w:rsidP="00D52A42">
      <w:pPr>
        <w:jc w:val="both"/>
      </w:pPr>
      <w:r>
        <w:t>Overall rejting predstavlja sintetičku meru koja objedinuje veliki broj pojedinačnih tehničkih, fizičkih i mentalnih sposobnosti fudbalera, kao što su brzina, šut, dodavanje, dribling, snaga, skok, reakcije i pozicioniranje. Važno je napomenuti da se ova ocena ne dobija kao prosta aritmetička sredina atributa, već kao ponderisana kombinacija različitih karakteristika, pri čemu se težine pojedinih atributa razlikuju u zavisnosti od pozicije igrača na terenu.</w:t>
      </w:r>
    </w:p>
    <w:p w14:paraId="636F6CF8" w14:textId="77777777" w:rsidR="00A27EB3" w:rsidRDefault="00A27EB3" w:rsidP="00D52A42">
      <w:pPr>
        <w:jc w:val="both"/>
      </w:pPr>
    </w:p>
    <w:p w14:paraId="7831293C" w14:textId="77777777" w:rsidR="00A27EB3" w:rsidRDefault="00A27EB3" w:rsidP="00A27EB3">
      <w:pPr>
        <w:keepNext/>
        <w:jc w:val="both"/>
      </w:pPr>
      <w:r w:rsidRPr="00A27EB3">
        <w:rPr>
          <w:noProof/>
        </w:rPr>
        <w:drawing>
          <wp:inline distT="0" distB="0" distL="0" distR="0" wp14:anchorId="4756BBE9" wp14:editId="74BEA5BF">
            <wp:extent cx="5888204" cy="769620"/>
            <wp:effectExtent l="0" t="0" r="0" b="0"/>
            <wp:docPr id="2015771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4448" cy="770436"/>
                    </a:xfrm>
                    <a:prstGeom prst="rect">
                      <a:avLst/>
                    </a:prstGeom>
                    <a:noFill/>
                    <a:ln>
                      <a:noFill/>
                    </a:ln>
                  </pic:spPr>
                </pic:pic>
              </a:graphicData>
            </a:graphic>
          </wp:inline>
        </w:drawing>
      </w:r>
    </w:p>
    <w:p w14:paraId="09802912" w14:textId="34BB9EE5" w:rsidR="00A27EB3" w:rsidRDefault="00EF6E32" w:rsidP="00F242D0">
      <w:pPr>
        <w:pStyle w:val="Caption"/>
        <w:jc w:val="center"/>
      </w:pPr>
      <w:r>
        <w:t>Rezultat korišćenja funkcije summary() nad ci</w:t>
      </w:r>
      <w:r w:rsidR="0020595E">
        <w:t xml:space="preserve">ljnom </w:t>
      </w:r>
      <w:r w:rsidR="00F242D0">
        <w:t>promenljivom</w:t>
      </w:r>
    </w:p>
    <w:p w14:paraId="4F9AFE70" w14:textId="110B839B" w:rsidR="4A59CBF4" w:rsidRDefault="4A59CBF4" w:rsidP="4A59CBF4"/>
    <w:p w14:paraId="72E5D605" w14:textId="7FD0D4C9" w:rsidR="00D52A42" w:rsidRDefault="00D52A42" w:rsidP="00D52A42">
      <w:pPr>
        <w:jc w:val="both"/>
      </w:pPr>
      <w:r>
        <w:t>Uz pomoć funkcije summary može se videti da se vrednosti ukupnog rejtinga igrača (ovr) kreću od 47 do 91.</w:t>
      </w:r>
    </w:p>
    <w:p w14:paraId="698B362A" w14:textId="765068BC" w:rsidR="00D215B6" w:rsidRPr="006D7C9C" w:rsidRDefault="00D52A42" w:rsidP="00D52A42">
      <w:pPr>
        <w:jc w:val="both"/>
      </w:pPr>
      <w:r>
        <w:t>Srednja vrednost (mean) iznosi 66.84 i veoma je bliska vrednosti medijane (67), što ukazuje da je raspodela podataka približno simetrična, bez izražene asimetrije.Većina igrača ima rejting u rasponu od 62 do 71, što odgovara interkvartilnom rasponu i predstavlja prosečne i solidne profesionalne igrače. Igrači sa rejtingom ispod 55 mogu se smatrati slabijim ili manje afirmisanim igračima, dok vrednosti iznad 85 predstavljaju vrhunske i elitne fudbalere.Manji broj igrača ima izuzetno visoke ocene (blizu maksimalne vrednosti 91), što ukazuje na postojanje elitne grupe najboljih igrača koji se jasno izdvajaju od većine populacije. S druge strane, postoji i manji broj igrača sa veoma niskim rejtingom, koji predstavljaju fudbalere nižeg kvaliteta ili mlađe, još uvek nedovoljno razvijene igrače.</w:t>
      </w:r>
    </w:p>
    <w:p w14:paraId="088C9EA2" w14:textId="3345772A" w:rsidR="3EFB7A4C" w:rsidRDefault="3EFB7A4C" w:rsidP="3EFB7A4C">
      <w:pPr>
        <w:jc w:val="both"/>
      </w:pPr>
    </w:p>
    <w:p w14:paraId="55614887" w14:textId="5A14C58D" w:rsidR="63BFB8C4" w:rsidRDefault="63BFB8C4" w:rsidP="63BFB8C4">
      <w:pPr>
        <w:jc w:val="both"/>
      </w:pPr>
    </w:p>
    <w:p w14:paraId="22FA6B86" w14:textId="77777777" w:rsidR="00BE1548" w:rsidRDefault="00BE1548" w:rsidP="00D52A42">
      <w:pPr>
        <w:jc w:val="both"/>
      </w:pPr>
    </w:p>
    <w:p w14:paraId="0267C2C4" w14:textId="77777777" w:rsidR="00BE1548" w:rsidRDefault="00BE1548" w:rsidP="00D52A42">
      <w:pPr>
        <w:jc w:val="both"/>
      </w:pPr>
    </w:p>
    <w:p w14:paraId="069E0819"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lastRenderedPageBreak/>
        <w:t>ggplot(data, aes(x = OVR)) +</w:t>
      </w:r>
    </w:p>
    <w:p w14:paraId="25DD3172"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geom_histogram(bins = 50, fill = "lightblue", color = "black", </w:t>
      </w:r>
    </w:p>
    <w:p w14:paraId="77A95310" w14:textId="79AB44ED"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alpha = 0.7) +</w:t>
      </w:r>
    </w:p>
    <w:p w14:paraId="35E47E8E"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19D7DD3D"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"Raspodela OVR rejtinga",</w:t>
      </w:r>
    </w:p>
    <w:p w14:paraId="094F23DD"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"Overall igraca (OVR)",</w:t>
      </w:r>
    </w:p>
    <w:p w14:paraId="3C1F7954"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"Broj igraca"</w:t>
      </w:r>
    </w:p>
    <w:p w14:paraId="1E7E4D28"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6E62AF80" w14:textId="77777777" w:rsidR="008665F9"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18623D63" w14:textId="5AF3B5A3" w:rsidR="00BE1548" w:rsidRPr="009A3C1E" w:rsidRDefault="008665F9"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618FCFA7" w14:textId="204A8C32" w:rsidR="008665F9" w:rsidRPr="008665F9" w:rsidRDefault="008665F9" w:rsidP="008665F9">
      <w:pPr>
        <w:pStyle w:val="Caption"/>
        <w:jc w:val="center"/>
      </w:pPr>
      <w:r>
        <w:t>R kod za crtanje histograma raspodele OVR rejtinga</w:t>
      </w:r>
    </w:p>
    <w:p w14:paraId="2BF15F65" w14:textId="3FEDF72A" w:rsidR="54F575B5" w:rsidRDefault="7B640EFF" w:rsidP="59330DEA">
      <w:pPr>
        <w:pStyle w:val="Caption"/>
        <w:jc w:val="center"/>
      </w:pPr>
      <w:r>
        <w:rPr>
          <w:noProof/>
        </w:rPr>
        <w:drawing>
          <wp:inline distT="0" distB="0" distL="0" distR="0" wp14:anchorId="1EA37BE4" wp14:editId="564D6E7C">
            <wp:extent cx="5943600" cy="3589020"/>
            <wp:effectExtent l="0" t="0" r="0" b="0"/>
            <wp:docPr id="455459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59780" name="Picture 455459780"/>
                    <pic:cNvPicPr/>
                  </pic:nvPicPr>
                  <pic:blipFill>
                    <a:blip r:embed="rId15">
                      <a:extLst>
                        <a:ext uri="{28A0092B-C50C-407E-A947-70E740481C1C}">
                          <a14:useLocalDpi xmlns:a14="http://schemas.microsoft.com/office/drawing/2010/main"/>
                        </a:ext>
                      </a:extLst>
                    </a:blip>
                    <a:stretch>
                      <a:fillRect/>
                    </a:stretch>
                  </pic:blipFill>
                  <pic:spPr>
                    <a:xfrm>
                      <a:off x="0" y="0"/>
                      <a:ext cx="5943600" cy="3589020"/>
                    </a:xfrm>
                    <a:prstGeom prst="rect">
                      <a:avLst/>
                    </a:prstGeom>
                  </pic:spPr>
                </pic:pic>
              </a:graphicData>
            </a:graphic>
          </wp:inline>
        </w:drawing>
      </w:r>
      <w:r w:rsidR="54F575B5">
        <w:t>Histogram raspodele OVR rejtinga</w:t>
      </w:r>
    </w:p>
    <w:p w14:paraId="61A60A13" w14:textId="0595A4EF" w:rsidR="2FE5F711" w:rsidRDefault="2FE5F711" w:rsidP="2FE5F711">
      <w:pPr>
        <w:rPr>
          <w:rFonts w:ascii="Aptos" w:eastAsia="Aptos" w:hAnsi="Aptos" w:cs="Aptos"/>
        </w:rPr>
      </w:pPr>
    </w:p>
    <w:p w14:paraId="01057C2C" w14:textId="5EDC2D30" w:rsidR="2B21A8AB" w:rsidRDefault="2B21A8AB" w:rsidP="2B21A8AB">
      <w:pPr>
        <w:rPr>
          <w:rFonts w:ascii="Aptos" w:eastAsia="Aptos" w:hAnsi="Aptos" w:cs="Aptos"/>
        </w:rPr>
      </w:pPr>
    </w:p>
    <w:p w14:paraId="383F3EA2" w14:textId="63524CD8" w:rsidR="199F8BA9" w:rsidRPr="00035FDF" w:rsidRDefault="31040C56" w:rsidP="199F8BA9">
      <w:r w:rsidRPr="45181122">
        <w:rPr>
          <w:rFonts w:ascii="Aptos" w:eastAsia="Aptos" w:hAnsi="Aptos" w:cs="Aptos"/>
        </w:rPr>
        <w:t xml:space="preserve">Histogram prikazuje raspodelu </w:t>
      </w:r>
      <w:r w:rsidRPr="45181122">
        <w:rPr>
          <w:rFonts w:ascii="Aptos" w:eastAsia="Aptos" w:hAnsi="Aptos" w:cs="Aptos"/>
          <w:b/>
          <w:bCs/>
        </w:rPr>
        <w:t>OVR (overall) rejtinga</w:t>
      </w:r>
      <w:r w:rsidRPr="45181122">
        <w:rPr>
          <w:rFonts w:ascii="Aptos" w:eastAsia="Aptos" w:hAnsi="Aptos" w:cs="Aptos"/>
        </w:rPr>
        <w:t xml:space="preserve"> igrača. Uočava se da je raspodela približno </w:t>
      </w:r>
      <w:r w:rsidRPr="45181122">
        <w:rPr>
          <w:rFonts w:ascii="Aptos" w:eastAsia="Aptos" w:hAnsi="Aptos" w:cs="Aptos"/>
          <w:b/>
          <w:bCs/>
        </w:rPr>
        <w:t>zvonolikog oblika</w:t>
      </w:r>
      <w:r w:rsidRPr="45181122">
        <w:rPr>
          <w:rFonts w:ascii="Aptos" w:eastAsia="Aptos" w:hAnsi="Aptos" w:cs="Aptos"/>
        </w:rPr>
        <w:t xml:space="preserve">, sa najvećom koncentracijom igrača u intervalu </w:t>
      </w:r>
      <w:r w:rsidRPr="45181122">
        <w:rPr>
          <w:rFonts w:ascii="Aptos" w:eastAsia="Aptos" w:hAnsi="Aptos" w:cs="Aptos"/>
          <w:b/>
          <w:bCs/>
        </w:rPr>
        <w:t>oko 65–75</w:t>
      </w:r>
      <w:r w:rsidRPr="45181122">
        <w:rPr>
          <w:rFonts w:ascii="Aptos" w:eastAsia="Aptos" w:hAnsi="Aptos" w:cs="Aptos"/>
        </w:rPr>
        <w:t xml:space="preserve">. Najveći broj igrača ima OVR vrednosti oko </w:t>
      </w:r>
      <w:r w:rsidRPr="45181122">
        <w:rPr>
          <w:rFonts w:ascii="Aptos" w:eastAsia="Aptos" w:hAnsi="Aptos" w:cs="Aptos"/>
          <w:b/>
          <w:bCs/>
        </w:rPr>
        <w:t>70</w:t>
      </w:r>
      <w:r w:rsidRPr="45181122">
        <w:rPr>
          <w:rFonts w:ascii="Aptos" w:eastAsia="Aptos" w:hAnsi="Aptos" w:cs="Aptos"/>
        </w:rPr>
        <w:t xml:space="preserve">, što predstavlja prosečan kvalitet igrača u </w:t>
      </w:r>
      <w:r w:rsidRPr="45181122">
        <w:rPr>
          <w:rFonts w:ascii="Aptos" w:eastAsia="Aptos" w:hAnsi="Aptos" w:cs="Aptos"/>
        </w:rPr>
        <w:lastRenderedPageBreak/>
        <w:t xml:space="preserve">skupu podataka. Sa obe strane tog maksimuma broj igrača postepeno opada: </w:t>
      </w:r>
      <w:r w:rsidRPr="45181122">
        <w:rPr>
          <w:rFonts w:ascii="Aptos" w:eastAsia="Aptos" w:hAnsi="Aptos" w:cs="Aptos"/>
          <w:b/>
          <w:bCs/>
        </w:rPr>
        <w:t>manji broj igrača</w:t>
      </w:r>
      <w:r w:rsidRPr="45181122">
        <w:rPr>
          <w:rFonts w:ascii="Aptos" w:eastAsia="Aptos" w:hAnsi="Aptos" w:cs="Aptos"/>
        </w:rPr>
        <w:t xml:space="preserve"> ima veoma niske OVR vrednosti (ispod 55), dok je </w:t>
      </w:r>
      <w:r w:rsidRPr="45181122">
        <w:rPr>
          <w:rFonts w:ascii="Aptos" w:eastAsia="Aptos" w:hAnsi="Aptos" w:cs="Aptos"/>
          <w:b/>
          <w:bCs/>
        </w:rPr>
        <w:t>najmanji broj</w:t>
      </w:r>
      <w:r w:rsidRPr="45181122">
        <w:rPr>
          <w:rFonts w:ascii="Aptos" w:eastAsia="Aptos" w:hAnsi="Aptos" w:cs="Aptos"/>
        </w:rPr>
        <w:t xml:space="preserve"> onih sa veoma visokim OVR vrednostima (preko 85), odnosno elitnih igrača. Ovo je očekivano, jer većinu populacije čine prosečni i dobri igrači, dok su vrhunski igrači znatno ređi.</w:t>
      </w:r>
    </w:p>
    <w:p w14:paraId="27896882"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ggplot(data, aes(y = OVR)) +</w:t>
      </w:r>
    </w:p>
    <w:p w14:paraId="5D7B0D8E"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geom_boxplot(fill = "lightblue", alpha = 0.7) +</w:t>
      </w:r>
    </w:p>
    <w:p w14:paraId="54C3E19E"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labs(</w:t>
      </w:r>
    </w:p>
    <w:p w14:paraId="79B34CDA"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title = "Boxplot OVR rejtinga",</w:t>
      </w:r>
    </w:p>
    <w:p w14:paraId="6E983AF5"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y = "Overall igraca (OVR)"</w:t>
      </w:r>
    </w:p>
    <w:p w14:paraId="611ABB45"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 +</w:t>
      </w:r>
    </w:p>
    <w:p w14:paraId="598F200E" w14:textId="77777777" w:rsidR="00035FDF"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theme_minimal() +</w:t>
      </w:r>
    </w:p>
    <w:p w14:paraId="7CD5E19F" w14:textId="62CD98B1" w:rsidR="7690F739" w:rsidRPr="009A3C1E" w:rsidRDefault="00035FDF" w:rsidP="00093F46">
      <w:pPr>
        <w:pBdr>
          <w:top w:val="single" w:sz="4" w:space="1" w:color="auto"/>
          <w:left w:val="single" w:sz="4" w:space="4" w:color="auto"/>
          <w:bottom w:val="single" w:sz="4" w:space="1" w:color="auto"/>
          <w:right w:val="single" w:sz="4" w:space="4" w:color="auto"/>
        </w:pBdr>
        <w:rPr>
          <w:rFonts w:ascii="Consolas" w:eastAsia="Aptos" w:hAnsi="Consolas" w:cs="Aptos"/>
          <w:sz w:val="20"/>
          <w:szCs w:val="20"/>
        </w:rPr>
      </w:pPr>
      <w:r w:rsidRPr="009A3C1E">
        <w:rPr>
          <w:rFonts w:ascii="Consolas" w:eastAsia="Aptos" w:hAnsi="Consolas" w:cs="Aptos"/>
          <w:sz w:val="20"/>
          <w:szCs w:val="20"/>
        </w:rPr>
        <w:t xml:space="preserve">  theme(plot.title = element_text(hjust = 0.5, face = "bold"))</w:t>
      </w:r>
    </w:p>
    <w:p w14:paraId="43A3A5A0" w14:textId="452559FA" w:rsidR="006F427A" w:rsidRDefault="006F427A" w:rsidP="1800CBE6">
      <w:pPr>
        <w:pStyle w:val="Caption"/>
        <w:jc w:val="center"/>
      </w:pPr>
      <w:r>
        <w:t>R kod za crtanje boxplot-a raspodele OVR rejtinga</w:t>
      </w:r>
    </w:p>
    <w:p w14:paraId="3E64C808" w14:textId="67911370" w:rsidR="05991593" w:rsidRDefault="33B0640C" w:rsidP="53BBA3A0">
      <w:pPr>
        <w:pStyle w:val="Caption"/>
        <w:jc w:val="center"/>
      </w:pPr>
      <w:r>
        <w:rPr>
          <w:noProof/>
        </w:rPr>
        <w:drawing>
          <wp:inline distT="0" distB="0" distL="0" distR="0" wp14:anchorId="3827EB4C" wp14:editId="58A03770">
            <wp:extent cx="5724525" cy="3566160"/>
            <wp:effectExtent l="0" t="0" r="0" b="0"/>
            <wp:docPr id="1830195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95063" name="Picture 1830195063"/>
                    <pic:cNvPicPr/>
                  </pic:nvPicPr>
                  <pic:blipFill>
                    <a:blip r:embed="rId16">
                      <a:extLst>
                        <a:ext uri="{28A0092B-C50C-407E-A947-70E740481C1C}">
                          <a14:useLocalDpi xmlns:a14="http://schemas.microsoft.com/office/drawing/2010/main"/>
                        </a:ext>
                      </a:extLst>
                    </a:blip>
                    <a:stretch>
                      <a:fillRect/>
                    </a:stretch>
                  </pic:blipFill>
                  <pic:spPr>
                    <a:xfrm>
                      <a:off x="0" y="0"/>
                      <a:ext cx="5724525" cy="3566160"/>
                    </a:xfrm>
                    <a:prstGeom prst="rect">
                      <a:avLst/>
                    </a:prstGeom>
                  </pic:spPr>
                </pic:pic>
              </a:graphicData>
            </a:graphic>
          </wp:inline>
        </w:drawing>
      </w:r>
      <w:r w:rsidR="05991593">
        <w:t>Boxplot raspodele OVR rejtinga</w:t>
      </w:r>
    </w:p>
    <w:p w14:paraId="6DD1595B" w14:textId="154DC65E" w:rsidR="05991593" w:rsidRDefault="05991593" w:rsidP="249085A9">
      <w:pPr>
        <w:spacing w:before="240" w:after="240"/>
      </w:pPr>
      <w:r w:rsidRPr="249085A9">
        <w:rPr>
          <w:rFonts w:ascii="Aptos" w:eastAsia="Aptos" w:hAnsi="Aptos" w:cs="Aptos"/>
        </w:rPr>
        <w:t xml:space="preserve">Boxplot prikazuje osnovne statističke karakteristike </w:t>
      </w:r>
      <w:r w:rsidRPr="249085A9">
        <w:rPr>
          <w:rFonts w:ascii="Aptos" w:eastAsia="Aptos" w:hAnsi="Aptos" w:cs="Aptos"/>
          <w:b/>
          <w:bCs/>
        </w:rPr>
        <w:t>OVR (overall) rejtinga</w:t>
      </w:r>
      <w:r w:rsidRPr="249085A9">
        <w:rPr>
          <w:rFonts w:ascii="Aptos" w:eastAsia="Aptos" w:hAnsi="Aptos" w:cs="Aptos"/>
        </w:rPr>
        <w:t xml:space="preserve"> igrača. Može se uočiti da se </w:t>
      </w:r>
      <w:r w:rsidRPr="249085A9">
        <w:rPr>
          <w:rFonts w:ascii="Aptos" w:eastAsia="Aptos" w:hAnsi="Aptos" w:cs="Aptos"/>
          <w:b/>
          <w:bCs/>
        </w:rPr>
        <w:t>medijana</w:t>
      </w:r>
      <w:r w:rsidRPr="249085A9">
        <w:rPr>
          <w:rFonts w:ascii="Aptos" w:eastAsia="Aptos" w:hAnsi="Aptos" w:cs="Aptos"/>
        </w:rPr>
        <w:t xml:space="preserve"> OVR vrednosti nalazi oko </w:t>
      </w:r>
      <w:r w:rsidRPr="249085A9">
        <w:rPr>
          <w:rFonts w:ascii="Aptos" w:eastAsia="Aptos" w:hAnsi="Aptos" w:cs="Aptos"/>
          <w:b/>
          <w:bCs/>
        </w:rPr>
        <w:t>67</w:t>
      </w:r>
      <w:r w:rsidRPr="249085A9">
        <w:rPr>
          <w:rFonts w:ascii="Aptos" w:eastAsia="Aptos" w:hAnsi="Aptos" w:cs="Aptos"/>
        </w:rPr>
        <w:t xml:space="preserve">, što znači da polovina igrača ima manji, a polovina veći OVR od te vrednosti. Donji kvartil (Q1) je približno oko </w:t>
      </w:r>
      <w:r w:rsidRPr="249085A9">
        <w:rPr>
          <w:rFonts w:ascii="Aptos" w:eastAsia="Aptos" w:hAnsi="Aptos" w:cs="Aptos"/>
          <w:b/>
          <w:bCs/>
        </w:rPr>
        <w:t>62</w:t>
      </w:r>
      <w:r w:rsidRPr="249085A9">
        <w:rPr>
          <w:rFonts w:ascii="Aptos" w:eastAsia="Aptos" w:hAnsi="Aptos" w:cs="Aptos"/>
        </w:rPr>
        <w:t xml:space="preserve">, dok je gornji kvartil (Q3) oko </w:t>
      </w:r>
      <w:r w:rsidRPr="249085A9">
        <w:rPr>
          <w:rFonts w:ascii="Aptos" w:eastAsia="Aptos" w:hAnsi="Aptos" w:cs="Aptos"/>
          <w:b/>
          <w:bCs/>
        </w:rPr>
        <w:t>71</w:t>
      </w:r>
      <w:r w:rsidRPr="249085A9">
        <w:rPr>
          <w:rFonts w:ascii="Aptos" w:eastAsia="Aptos" w:hAnsi="Aptos" w:cs="Aptos"/>
        </w:rPr>
        <w:t xml:space="preserve">, što pokazuje da se </w:t>
      </w:r>
      <w:r w:rsidRPr="249085A9">
        <w:rPr>
          <w:rFonts w:ascii="Aptos" w:eastAsia="Aptos" w:hAnsi="Aptos" w:cs="Aptos"/>
          <w:b/>
          <w:bCs/>
        </w:rPr>
        <w:t>srednjih 50% igrača</w:t>
      </w:r>
      <w:r w:rsidRPr="249085A9">
        <w:rPr>
          <w:rFonts w:ascii="Aptos" w:eastAsia="Aptos" w:hAnsi="Aptos" w:cs="Aptos"/>
        </w:rPr>
        <w:t xml:space="preserve"> nalazi u tom intervalu.</w:t>
      </w:r>
    </w:p>
    <w:p w14:paraId="4B335608" w14:textId="6808168D" w:rsidR="31DDD39C" w:rsidRDefault="05991593" w:rsidP="00297692">
      <w:pPr>
        <w:spacing w:before="240" w:after="240"/>
      </w:pPr>
      <w:r w:rsidRPr="249085A9">
        <w:rPr>
          <w:rFonts w:ascii="Aptos" w:eastAsia="Aptos" w:hAnsi="Aptos" w:cs="Aptos"/>
        </w:rPr>
        <w:lastRenderedPageBreak/>
        <w:t xml:space="preserve">Na grafikonu se takođe uočava </w:t>
      </w:r>
      <w:r w:rsidRPr="249085A9">
        <w:rPr>
          <w:rFonts w:ascii="Aptos" w:eastAsia="Aptos" w:hAnsi="Aptos" w:cs="Aptos"/>
          <w:b/>
          <w:bCs/>
        </w:rPr>
        <w:t>nekoliko izdvojenih vrednosti (outlier-a)</w:t>
      </w:r>
      <w:r w:rsidRPr="249085A9">
        <w:rPr>
          <w:rFonts w:ascii="Aptos" w:eastAsia="Aptos" w:hAnsi="Aptos" w:cs="Aptos"/>
        </w:rPr>
        <w:t xml:space="preserve"> sa veoma visokim OVR rejtingom (preko ~85), koje predstavljaju elitne igrače, kao i mali broj </w:t>
      </w:r>
      <w:r w:rsidRPr="249085A9">
        <w:rPr>
          <w:rFonts w:ascii="Aptos" w:eastAsia="Aptos" w:hAnsi="Aptos" w:cs="Aptos"/>
          <w:b/>
          <w:bCs/>
        </w:rPr>
        <w:t>izuzetno niskih OVR vrednosti</w:t>
      </w:r>
      <w:r w:rsidRPr="249085A9">
        <w:rPr>
          <w:rFonts w:ascii="Aptos" w:eastAsia="Aptos" w:hAnsi="Aptos" w:cs="Aptos"/>
        </w:rPr>
        <w:t xml:space="preserve"> (ispod ~50). Ovo potvrđuje da većinu skupa podataka čine prosečni igrači, dok su ekstremno slabi i ekstremno dobri igrači znatno ređi.</w:t>
      </w:r>
    </w:p>
    <w:p w14:paraId="0CB507A1" w14:textId="6D36D56A" w:rsidR="7F2C93D4" w:rsidRDefault="4984DAD6" w:rsidP="00297692">
      <w:pPr>
        <w:pStyle w:val="Heading1"/>
      </w:pPr>
      <w:bookmarkStart w:id="4" w:name="_Toc222237926"/>
      <w:r>
        <w:t>Vizualizacija podatka</w:t>
      </w:r>
      <w:bookmarkEnd w:id="4"/>
    </w:p>
    <w:p w14:paraId="1D5EF6A8" w14:textId="292482ED" w:rsidR="4984DAD6" w:rsidRDefault="4984DAD6" w:rsidP="5A7936AF">
      <w:pPr>
        <w:pStyle w:val="Heading2"/>
        <w:rPr>
          <w:color w:val="FFFFFF" w:themeColor="background1"/>
        </w:rPr>
      </w:pPr>
      <w:bookmarkStart w:id="5" w:name="_Toc222237927"/>
      <w:r>
        <w:t>Uvod</w:t>
      </w:r>
      <w:bookmarkEnd w:id="5"/>
    </w:p>
    <w:p w14:paraId="368FC80D" w14:textId="19607287" w:rsidR="5A7936AF" w:rsidRDefault="5A7936AF" w:rsidP="5A7936AF"/>
    <w:p w14:paraId="645CBD07" w14:textId="77CB3DEE" w:rsidR="40363F47" w:rsidRDefault="40363F47" w:rsidP="00B03F0A">
      <w:pPr>
        <w:spacing w:before="240" w:after="240"/>
        <w:jc w:val="both"/>
      </w:pPr>
      <w:r w:rsidRPr="4D07FE5F">
        <w:rPr>
          <w:rFonts w:ascii="Aptos" w:eastAsia="Aptos" w:hAnsi="Aptos" w:cs="Aptos"/>
        </w:rPr>
        <w:t xml:space="preserve">Pre nego što možemo započeti bilo kakvu detaljniju analizu ili modelovanje nad izabranim skupom podataka, neophodno je da se najpre </w:t>
      </w:r>
      <w:r w:rsidRPr="4D07FE5F">
        <w:rPr>
          <w:rFonts w:ascii="Aptos" w:eastAsia="Aptos" w:hAnsi="Aptos" w:cs="Aptos"/>
          <w:b/>
          <w:bCs/>
        </w:rPr>
        <w:t>upoznamo sa samim podacima</w:t>
      </w:r>
      <w:r w:rsidRPr="4D07FE5F">
        <w:rPr>
          <w:rFonts w:ascii="Aptos" w:eastAsia="Aptos" w:hAnsi="Aptos" w:cs="Aptos"/>
        </w:rPr>
        <w:t xml:space="preserve">. U ovom delu rada biće predstavljeni različiti grafički prikazi koji imaju za cilj da pomognu u razumevanju strukture skupa podataka, raspodele vrednosti pojedinih atributa, kao i njihovog uticaja na </w:t>
      </w:r>
      <w:r w:rsidRPr="4D07FE5F">
        <w:rPr>
          <w:rFonts w:ascii="Aptos" w:eastAsia="Aptos" w:hAnsi="Aptos" w:cs="Aptos"/>
          <w:b/>
          <w:bCs/>
        </w:rPr>
        <w:t>konačnu ocenu igrača (OVR)</w:t>
      </w:r>
      <w:r w:rsidRPr="4D07FE5F">
        <w:rPr>
          <w:rFonts w:ascii="Aptos" w:eastAsia="Aptos" w:hAnsi="Aptos" w:cs="Aptos"/>
        </w:rPr>
        <w:t>.</w:t>
      </w:r>
    </w:p>
    <w:p w14:paraId="50C51FE2" w14:textId="4EE2AC99" w:rsidR="00EE33B5" w:rsidRDefault="40363F47" w:rsidP="00840695">
      <w:pPr>
        <w:spacing w:before="240" w:after="240"/>
        <w:jc w:val="both"/>
      </w:pPr>
      <w:r w:rsidRPr="4D07FE5F">
        <w:rPr>
          <w:rFonts w:ascii="Aptos" w:eastAsia="Aptos" w:hAnsi="Aptos" w:cs="Aptos"/>
        </w:rPr>
        <w:t xml:space="preserve">S obzirom na to da se način izračunavanja OVR rejtinga razlikuje u zavisnosti od pozicije igrača, skup podataka je </w:t>
      </w:r>
      <w:r w:rsidRPr="4D07FE5F">
        <w:rPr>
          <w:rFonts w:ascii="Aptos" w:eastAsia="Aptos" w:hAnsi="Aptos" w:cs="Aptos"/>
          <w:b/>
          <w:bCs/>
        </w:rPr>
        <w:t>podeljen na dva odvojena podskupa</w:t>
      </w:r>
      <w:r w:rsidRPr="4D07FE5F">
        <w:rPr>
          <w:rFonts w:ascii="Aptos" w:eastAsia="Aptos" w:hAnsi="Aptos" w:cs="Aptos"/>
        </w:rPr>
        <w:t xml:space="preserve">: jedan koji obuhvata </w:t>
      </w:r>
      <w:r w:rsidRPr="4D07FE5F">
        <w:rPr>
          <w:rFonts w:ascii="Aptos" w:eastAsia="Aptos" w:hAnsi="Aptos" w:cs="Aptos"/>
          <w:b/>
          <w:bCs/>
        </w:rPr>
        <w:t>napadače</w:t>
      </w:r>
      <w:r w:rsidRPr="4D07FE5F">
        <w:rPr>
          <w:rFonts w:ascii="Aptos" w:eastAsia="Aptos" w:hAnsi="Aptos" w:cs="Aptos"/>
        </w:rPr>
        <w:t xml:space="preserve">, i drugi koji obuhvata </w:t>
      </w:r>
      <w:r w:rsidRPr="4D07FE5F">
        <w:rPr>
          <w:rFonts w:ascii="Aptos" w:eastAsia="Aptos" w:hAnsi="Aptos" w:cs="Aptos"/>
          <w:b/>
          <w:bCs/>
        </w:rPr>
        <w:t>vezne igrače</w:t>
      </w:r>
      <w:r w:rsidRPr="4D07FE5F">
        <w:rPr>
          <w:rFonts w:ascii="Aptos" w:eastAsia="Aptos" w:hAnsi="Aptos" w:cs="Aptos"/>
        </w:rPr>
        <w:t>. Na ovaj način omogućena je preciznija i smislenija analiza, kao i kasnije modelovanje, jer se za različite pozicije vrednuju različite sposobnosti igrača.</w:t>
      </w:r>
      <w:r w:rsidR="7A049DC4" w:rsidRPr="4B6CCA52">
        <w:rPr>
          <w:rFonts w:ascii="Aptos" w:eastAsia="Aptos" w:hAnsi="Aptos" w:cs="Aptos"/>
        </w:rPr>
        <w:t xml:space="preserve"> </w:t>
      </w:r>
      <w:r w:rsidR="7A049DC4" w:rsidRPr="39A82E34">
        <w:rPr>
          <w:rFonts w:ascii="Aptos" w:eastAsia="Aptos" w:hAnsi="Aptos" w:cs="Aptos"/>
        </w:rPr>
        <w:t xml:space="preserve">Za oba skupa podataka izbacili smo </w:t>
      </w:r>
      <w:r w:rsidR="7A049DC4" w:rsidRPr="6D8725D6">
        <w:rPr>
          <w:rFonts w:ascii="Aptos" w:eastAsia="Aptos" w:hAnsi="Aptos" w:cs="Aptos"/>
        </w:rPr>
        <w:t xml:space="preserve">polja </w:t>
      </w:r>
      <w:r w:rsidR="7A049DC4" w:rsidRPr="04DA89B9">
        <w:rPr>
          <w:rFonts w:ascii="Aptos" w:eastAsia="Aptos" w:hAnsi="Aptos" w:cs="Aptos"/>
        </w:rPr>
        <w:t>url i card</w:t>
      </w:r>
      <w:r w:rsidR="7A049DC4" w:rsidRPr="53636697">
        <w:rPr>
          <w:rFonts w:ascii="Aptos" w:eastAsia="Aptos" w:hAnsi="Aptos" w:cs="Aptos"/>
        </w:rPr>
        <w:t xml:space="preserve"> koja </w:t>
      </w:r>
      <w:r w:rsidR="7A049DC4" w:rsidRPr="1DED6EBC">
        <w:rPr>
          <w:rFonts w:ascii="Aptos" w:eastAsia="Aptos" w:hAnsi="Aptos" w:cs="Aptos"/>
        </w:rPr>
        <w:t xml:space="preserve">predstavljaju </w:t>
      </w:r>
      <w:r w:rsidR="7A049DC4" w:rsidRPr="6137F2AB">
        <w:rPr>
          <w:rFonts w:ascii="Aptos" w:eastAsia="Aptos" w:hAnsi="Aptos" w:cs="Aptos"/>
        </w:rPr>
        <w:t xml:space="preserve">linkove koji nam </w:t>
      </w:r>
      <w:r w:rsidR="7A049DC4" w:rsidRPr="72D43CA6">
        <w:rPr>
          <w:rFonts w:ascii="Aptos" w:eastAsia="Aptos" w:hAnsi="Aptos" w:cs="Aptos"/>
        </w:rPr>
        <w:t xml:space="preserve">neće biti potrebni u </w:t>
      </w:r>
      <w:r w:rsidR="7A049DC4" w:rsidRPr="6A179D3E">
        <w:rPr>
          <w:rFonts w:ascii="Aptos" w:eastAsia="Aptos" w:hAnsi="Aptos" w:cs="Aptos"/>
        </w:rPr>
        <w:t xml:space="preserve">daljem radu </w:t>
      </w:r>
      <w:r w:rsidR="7A049DC4" w:rsidRPr="6BD9B1B6">
        <w:rPr>
          <w:rFonts w:ascii="Aptos" w:eastAsia="Aptos" w:hAnsi="Aptos" w:cs="Aptos"/>
        </w:rPr>
        <w:t xml:space="preserve">sa skupovima </w:t>
      </w:r>
      <w:r w:rsidR="7A049DC4" w:rsidRPr="5B3A4625">
        <w:rPr>
          <w:rFonts w:ascii="Aptos" w:eastAsia="Aptos" w:hAnsi="Aptos" w:cs="Aptos"/>
        </w:rPr>
        <w:t>podataka.</w:t>
      </w:r>
    </w:p>
    <w:p w14:paraId="5C187205" w14:textId="5D451214"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#TABELA NAPADACA</w:t>
      </w:r>
    </w:p>
    <w:p w14:paraId="30DB0FCC"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Definisemo trazene pozicije</w:t>
      </w:r>
    </w:p>
    <w:p w14:paraId="2E647612" w14:textId="4BEEC8B9"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wanted_positions_attack &lt;- c("ST", "RW", "LW")</w:t>
      </w:r>
    </w:p>
    <w:p w14:paraId="5F124EBA"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Provera za glavnu poziciju</w:t>
      </w:r>
    </w:p>
    <w:p w14:paraId="63B40E61" w14:textId="693F3D92"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cond_main_attack &lt;- data$Position %in% wanted_positions_attack</w:t>
      </w:r>
    </w:p>
    <w:p w14:paraId="0D987CAD"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Filtriranje igraca</w:t>
      </w:r>
    </w:p>
    <w:p w14:paraId="7B0F3C53" w14:textId="4B3FAEF0"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attackers_data &lt;- data[cond_main_attack, ]</w:t>
      </w:r>
    </w:p>
    <w:p w14:paraId="128A42BA"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Izbacivanje kolona url i card (ako postoje)</w:t>
      </w:r>
    </w:p>
    <w:p w14:paraId="5D2E95BC"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cols_to_remove &lt;- c("url", "card")</w:t>
      </w:r>
    </w:p>
    <w:p w14:paraId="4D5F229D" w14:textId="0C1845A2"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attackers_data &lt;- attackers_data[, !names(attackers_data) %in% cols_to_remove]</w:t>
      </w:r>
    </w:p>
    <w:p w14:paraId="55BFB45B"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Provera rezultata</w:t>
      </w:r>
    </w:p>
    <w:p w14:paraId="3676E04D"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dim(attackers_data)</w:t>
      </w:r>
    </w:p>
    <w:p w14:paraId="0987AA44" w14:textId="77777777"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lastRenderedPageBreak/>
        <w:t>colnames(attackers_data)</w:t>
      </w:r>
    </w:p>
    <w:p w14:paraId="27D6BE9F" w14:textId="349BA056" w:rsidR="00EE33B5" w:rsidRPr="009A3C1E" w:rsidRDefault="00EE33B5"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head(attackers_data)</w:t>
      </w:r>
    </w:p>
    <w:p w14:paraId="67D74C0C" w14:textId="2F80B513" w:rsidR="003B42EA" w:rsidRDefault="34971E42" w:rsidP="009A3C1E">
      <w:pPr>
        <w:pStyle w:val="Caption"/>
        <w:jc w:val="center"/>
      </w:pPr>
      <w:r w:rsidRPr="56540FC2">
        <w:t>Definisanja skupa podataka za napadače</w:t>
      </w:r>
    </w:p>
    <w:p w14:paraId="0407052B" w14:textId="1EA9816F"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xml:space="preserve">#TABELA VEZNJAKA </w:t>
      </w:r>
    </w:p>
    <w:p w14:paraId="1C5E01B7"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Definisemo trazene pozicije</w:t>
      </w:r>
    </w:p>
    <w:p w14:paraId="5894588E" w14:textId="0D4D25CC"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wanted_positions_midfielders &lt;- c("CDM", "CAM", "CM", "RM", "LM")</w:t>
      </w:r>
    </w:p>
    <w:p w14:paraId="4E162184"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Provera za glavnu poziciju</w:t>
      </w:r>
    </w:p>
    <w:p w14:paraId="14FBA8A7" w14:textId="0A2F3A6B"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cond_main_midfielders &lt;- data$Position %in% wanted_positions_midfielders</w:t>
      </w:r>
    </w:p>
    <w:p w14:paraId="1581B8A1"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Filtriranje igraca</w:t>
      </w:r>
    </w:p>
    <w:p w14:paraId="62B7C4CF" w14:textId="7FD70B89"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midfielders_data &lt;- data[cond_main_midfielders , ]</w:t>
      </w:r>
    </w:p>
    <w:p w14:paraId="3F062492"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Izbacivanje kolona url i card (ako postoje)</w:t>
      </w:r>
    </w:p>
    <w:p w14:paraId="007AAC25" w14:textId="7276130D"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midfielders_data &lt;- midfielders_data[, !names(midfielders_data) %in% cols_to_remove]</w:t>
      </w:r>
    </w:p>
    <w:p w14:paraId="7D2ABA3D"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Provera rezultata</w:t>
      </w:r>
    </w:p>
    <w:p w14:paraId="6B37BC35"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dim(midfielders_data)</w:t>
      </w:r>
    </w:p>
    <w:p w14:paraId="543C20FC" w14:textId="77777777" w:rsidR="003B42EA"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colnames(midfielders_data)</w:t>
      </w:r>
    </w:p>
    <w:p w14:paraId="55A49FA3" w14:textId="21CA3466" w:rsidR="54C44264" w:rsidRPr="009A3C1E" w:rsidRDefault="003B42EA" w:rsidP="00093F46">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head(midfielders_data)</w:t>
      </w:r>
    </w:p>
    <w:p w14:paraId="6A847E34" w14:textId="6866B3B3" w:rsidR="29EAB226" w:rsidRDefault="29EAB226" w:rsidP="29EAB226"/>
    <w:p w14:paraId="6D792C77" w14:textId="5C850839" w:rsidR="29EAB226" w:rsidRDefault="34971E42" w:rsidP="2785798A">
      <w:pPr>
        <w:pStyle w:val="Caption"/>
        <w:jc w:val="center"/>
      </w:pPr>
      <w:r w:rsidRPr="5BFF8561">
        <w:t xml:space="preserve">Definisanja skupa podataka za </w:t>
      </w:r>
      <w:r w:rsidRPr="005CBD7B">
        <w:t>veznjake</w:t>
      </w:r>
    </w:p>
    <w:p w14:paraId="7BD21236" w14:textId="30940F41" w:rsidR="10F8FB8D" w:rsidRDefault="10F8FB8D" w:rsidP="3ACED306">
      <w:pPr>
        <w:pStyle w:val="Caption"/>
        <w:jc w:val="center"/>
      </w:pPr>
      <w:r>
        <w:rPr>
          <w:noProof/>
        </w:rPr>
        <w:drawing>
          <wp:inline distT="0" distB="0" distL="0" distR="0" wp14:anchorId="597106FE" wp14:editId="1D372AEE">
            <wp:extent cx="5920084" cy="1674164"/>
            <wp:effectExtent l="0" t="0" r="0" b="0"/>
            <wp:docPr id="714110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10737" name="Picture 714110737"/>
                    <pic:cNvPicPr/>
                  </pic:nvPicPr>
                  <pic:blipFill>
                    <a:blip r:embed="rId17">
                      <a:extLst>
                        <a:ext uri="{28A0092B-C50C-407E-A947-70E740481C1C}">
                          <a14:useLocalDpi xmlns:a14="http://schemas.microsoft.com/office/drawing/2010/main"/>
                        </a:ext>
                      </a:extLst>
                    </a:blip>
                    <a:stretch>
                      <a:fillRect/>
                    </a:stretch>
                  </pic:blipFill>
                  <pic:spPr>
                    <a:xfrm>
                      <a:off x="0" y="0"/>
                      <a:ext cx="5920084" cy="1674164"/>
                    </a:xfrm>
                    <a:prstGeom prst="rect">
                      <a:avLst/>
                    </a:prstGeom>
                  </pic:spPr>
                </pic:pic>
              </a:graphicData>
            </a:graphic>
          </wp:inline>
        </w:drawing>
      </w:r>
      <w:r>
        <w:t>Prikaz skupa napadača sa određenim kolonama</w:t>
      </w:r>
    </w:p>
    <w:p w14:paraId="1C01184F" w14:textId="77777777" w:rsidR="002619ED" w:rsidRPr="002619ED" w:rsidRDefault="002619ED" w:rsidP="002619ED"/>
    <w:p w14:paraId="529ECCD2" w14:textId="488776F1" w:rsidR="002619ED" w:rsidRPr="00B81697" w:rsidRDefault="782CAAC7" w:rsidP="00B81697">
      <w:pPr>
        <w:pStyle w:val="Caption"/>
        <w:jc w:val="center"/>
      </w:pPr>
      <w:r>
        <w:rPr>
          <w:noProof/>
        </w:rPr>
        <w:lastRenderedPageBreak/>
        <w:drawing>
          <wp:inline distT="0" distB="0" distL="0" distR="0" wp14:anchorId="777ABD21" wp14:editId="665C0EF2">
            <wp:extent cx="5948664" cy="1795823"/>
            <wp:effectExtent l="0" t="0" r="0" b="0"/>
            <wp:docPr id="451818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18422" name="Picture 451818422"/>
                    <pic:cNvPicPr/>
                  </pic:nvPicPr>
                  <pic:blipFill>
                    <a:blip r:embed="rId18">
                      <a:extLst>
                        <a:ext uri="{28A0092B-C50C-407E-A947-70E740481C1C}">
                          <a14:useLocalDpi xmlns:a14="http://schemas.microsoft.com/office/drawing/2010/main"/>
                        </a:ext>
                      </a:extLst>
                    </a:blip>
                    <a:stretch>
                      <a:fillRect/>
                    </a:stretch>
                  </pic:blipFill>
                  <pic:spPr>
                    <a:xfrm>
                      <a:off x="0" y="0"/>
                      <a:ext cx="5948664" cy="1795823"/>
                    </a:xfrm>
                    <a:prstGeom prst="rect">
                      <a:avLst/>
                    </a:prstGeom>
                  </pic:spPr>
                </pic:pic>
              </a:graphicData>
            </a:graphic>
          </wp:inline>
        </w:drawing>
      </w:r>
      <w:r>
        <w:t>Prikaz skupa veznjaka sa određenim kolonama</w:t>
      </w:r>
    </w:p>
    <w:p w14:paraId="64668FD2" w14:textId="15E6CEF8" w:rsidR="655C7374" w:rsidRDefault="655C7374" w:rsidP="00B03F0A">
      <w:pPr>
        <w:spacing w:before="240" w:after="240"/>
        <w:jc w:val="both"/>
      </w:pPr>
      <w:r w:rsidRPr="5E06D1FF">
        <w:rPr>
          <w:rFonts w:ascii="Aptos" w:eastAsia="Aptos" w:hAnsi="Aptos" w:cs="Aptos"/>
        </w:rPr>
        <w:t xml:space="preserve">U nastavku će najpre biti izvršena </w:t>
      </w:r>
      <w:r w:rsidRPr="5E06D1FF">
        <w:rPr>
          <w:rFonts w:ascii="Aptos" w:eastAsia="Aptos" w:hAnsi="Aptos" w:cs="Aptos"/>
          <w:b/>
          <w:bCs/>
        </w:rPr>
        <w:t>univarijantna analiza</w:t>
      </w:r>
      <w:r w:rsidRPr="5E06D1FF">
        <w:rPr>
          <w:rFonts w:ascii="Aptos" w:eastAsia="Aptos" w:hAnsi="Aptos" w:cs="Aptos"/>
        </w:rPr>
        <w:t>, u okviru koje će biti posmatrane raspodele pojedinačnih atributa (feature-a</w:t>
      </w:r>
      <w:r w:rsidRPr="01053F95">
        <w:rPr>
          <w:rFonts w:ascii="Aptos" w:eastAsia="Aptos" w:hAnsi="Aptos" w:cs="Aptos"/>
        </w:rPr>
        <w:t>).</w:t>
      </w:r>
      <w:r w:rsidRPr="5E06D1FF">
        <w:rPr>
          <w:rFonts w:ascii="Aptos" w:eastAsia="Aptos" w:hAnsi="Aptos" w:cs="Aptos"/>
        </w:rPr>
        <w:t xml:space="preserve"> Nakon toga sledi </w:t>
      </w:r>
      <w:r w:rsidRPr="5E06D1FF">
        <w:rPr>
          <w:rFonts w:ascii="Aptos" w:eastAsia="Aptos" w:hAnsi="Aptos" w:cs="Aptos"/>
          <w:b/>
          <w:bCs/>
        </w:rPr>
        <w:t>bivarijantna analiza</w:t>
      </w:r>
      <w:r w:rsidRPr="5E06D1FF">
        <w:rPr>
          <w:rFonts w:ascii="Aptos" w:eastAsia="Aptos" w:hAnsi="Aptos" w:cs="Aptos"/>
        </w:rPr>
        <w:t>, gde će biti analizirani odnosi između pojedinih atributa i OVR vrednosti, kako bi se uočilo koji faktori imaju najveći uticaj na ukupnu ocenu igrača, kao i da li u podacima postoje ekstremne vrednosti (outlier-i).</w:t>
      </w:r>
    </w:p>
    <w:p w14:paraId="2C33C949" w14:textId="36FB3590" w:rsidR="07C67A53" w:rsidRDefault="655C7374" w:rsidP="00417D25">
      <w:pPr>
        <w:spacing w:before="240" w:after="240"/>
        <w:jc w:val="both"/>
      </w:pPr>
      <w:r w:rsidRPr="5E06D1FF">
        <w:rPr>
          <w:rFonts w:ascii="Aptos" w:eastAsia="Aptos" w:hAnsi="Aptos" w:cs="Aptos"/>
        </w:rPr>
        <w:t xml:space="preserve">Na kraju će biti sprovedena i </w:t>
      </w:r>
      <w:r w:rsidRPr="5E06D1FF">
        <w:rPr>
          <w:rFonts w:ascii="Aptos" w:eastAsia="Aptos" w:hAnsi="Aptos" w:cs="Aptos"/>
          <w:b/>
          <w:bCs/>
        </w:rPr>
        <w:t>multivarijantna analiza</w:t>
      </w:r>
      <w:r w:rsidRPr="5E06D1FF">
        <w:rPr>
          <w:rFonts w:ascii="Aptos" w:eastAsia="Aptos" w:hAnsi="Aptos" w:cs="Aptos"/>
        </w:rPr>
        <w:t>, gde će biti posmatran zajednički uticaj više atributa na OVR rejting, uz pomoć odgovarajućih grafičkih prikaza i korelacionih analiza. Ovaj deo analize predstavlja osnovu za dalji rad, odnosno za izgradnju modela za izračunavanje ili predikciju konačne ocene igrača.</w:t>
      </w:r>
    </w:p>
    <w:p w14:paraId="456D43CE" w14:textId="4CE76811" w:rsidR="623FAA0E" w:rsidRDefault="623FAA0E" w:rsidP="173FDAC6">
      <w:pPr>
        <w:pStyle w:val="Heading2"/>
      </w:pPr>
      <w:bookmarkStart w:id="6" w:name="_Toc222237928"/>
      <w:r w:rsidRPr="173FDAC6">
        <w:t>Univarijantn</w:t>
      </w:r>
      <w:r w:rsidR="00861E2F">
        <w:t>e analize napadača</w:t>
      </w:r>
      <w:bookmarkEnd w:id="6"/>
    </w:p>
    <w:p w14:paraId="4475327F" w14:textId="77777777" w:rsidR="00417D25" w:rsidRPr="001626D3" w:rsidRDefault="00CC0ACA" w:rsidP="009F059C">
      <w:pPr>
        <w:pStyle w:val="Heading3"/>
        <w:rPr>
          <w:color w:val="156082" w:themeColor="accent1"/>
        </w:rPr>
      </w:pPr>
      <w:bookmarkStart w:id="7" w:name="_Toc222237929"/>
      <w:r w:rsidRPr="009F059C">
        <w:t>Analiza pozicija napada</w:t>
      </w:r>
      <w:r w:rsidRPr="001626D3">
        <w:rPr>
          <w:color w:val="156082" w:themeColor="accent1"/>
        </w:rPr>
        <w:t xml:space="preserve">ča na osnovu </w:t>
      </w:r>
      <w:r w:rsidR="00406333" w:rsidRPr="001626D3">
        <w:rPr>
          <w:color w:val="156082" w:themeColor="accent1"/>
        </w:rPr>
        <w:t xml:space="preserve">parametra </w:t>
      </w:r>
      <w:r w:rsidR="00406333" w:rsidRPr="001626D3">
        <w:rPr>
          <w:b/>
          <w:color w:val="156082" w:themeColor="accent1"/>
        </w:rPr>
        <w:t>Voll</w:t>
      </w:r>
      <w:r w:rsidR="00A50B91" w:rsidRPr="001626D3">
        <w:rPr>
          <w:b/>
          <w:color w:val="156082" w:themeColor="accent1"/>
        </w:rPr>
        <w:t>eys</w:t>
      </w:r>
      <w:bookmarkEnd w:id="7"/>
    </w:p>
    <w:p w14:paraId="2FD10BD3"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ggplot(attackers_data, aes(x = Volleys)) +</w:t>
      </w:r>
    </w:p>
    <w:p w14:paraId="01BF606B"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geom_histogram(bins = 40, fill = "lightgreen", color = "black", alpha = 0.8) +</w:t>
      </w:r>
    </w:p>
    <w:p w14:paraId="25E29648"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00ABFE7C"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"Raspodela atributa Volleys",</w:t>
      </w:r>
    </w:p>
    <w:p w14:paraId="614E999C"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"Volleys",</w:t>
      </w:r>
    </w:p>
    <w:p w14:paraId="1F67E937"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"Broj igrača"</w:t>
      </w:r>
    </w:p>
    <w:p w14:paraId="706AA55D"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4656DE71" w14:textId="77777777" w:rsidR="00B81697"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27642C08" w14:textId="0DA0600F" w:rsidR="007D6A10" w:rsidRPr="009A3C1E" w:rsidRDefault="00B81697" w:rsidP="00B8169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48F9E8C0" w14:textId="23CDB31D" w:rsidR="007D6A10" w:rsidRDefault="00635FFE" w:rsidP="00642195">
      <w:pPr>
        <w:pStyle w:val="Caption"/>
        <w:jc w:val="center"/>
      </w:pPr>
      <w:r w:rsidRPr="00635FFE">
        <w:t xml:space="preserve">R kod za crtanje grafika </w:t>
      </w:r>
      <w:r w:rsidR="00642195">
        <w:t>voleja</w:t>
      </w:r>
      <w:r w:rsidRPr="00635FFE">
        <w:t xml:space="preserve"> u odnosu na </w:t>
      </w:r>
      <w:r w:rsidR="00642195">
        <w:t>broj igrača</w:t>
      </w:r>
    </w:p>
    <w:p w14:paraId="1946CF0E" w14:textId="77777777" w:rsidR="00782258" w:rsidRDefault="00782258" w:rsidP="00642195">
      <w:pPr>
        <w:keepNext/>
      </w:pPr>
    </w:p>
    <w:p w14:paraId="1BA2D9ED" w14:textId="73081CD3" w:rsidR="00642195" w:rsidRDefault="00AA0B80" w:rsidP="00642195">
      <w:pPr>
        <w:keepNext/>
      </w:pPr>
      <w:r w:rsidRPr="00AA0B80">
        <w:rPr>
          <w:noProof/>
        </w:rPr>
        <w:drawing>
          <wp:inline distT="0" distB="0" distL="0" distR="0" wp14:anchorId="023CEEA1" wp14:editId="3910DD49">
            <wp:extent cx="5943600" cy="2819400"/>
            <wp:effectExtent l="0" t="0" r="0" b="0"/>
            <wp:docPr id="209159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96313" name=""/>
                    <pic:cNvPicPr/>
                  </pic:nvPicPr>
                  <pic:blipFill rotWithShape="1">
                    <a:blip r:embed="rId19"/>
                    <a:srcRect b="2457"/>
                    <a:stretch>
                      <a:fillRect/>
                    </a:stretch>
                  </pic:blipFill>
                  <pic:spPr bwMode="auto">
                    <a:xfrm>
                      <a:off x="0" y="0"/>
                      <a:ext cx="5943600" cy="2819400"/>
                    </a:xfrm>
                    <a:prstGeom prst="rect">
                      <a:avLst/>
                    </a:prstGeom>
                    <a:ln>
                      <a:noFill/>
                    </a:ln>
                    <a:extLst>
                      <a:ext uri="{53640926-AAD7-44D8-BBD7-CCE9431645EC}">
                        <a14:shadowObscured xmlns:a14="http://schemas.microsoft.com/office/drawing/2010/main"/>
                      </a:ext>
                    </a:extLst>
                  </pic:spPr>
                </pic:pic>
              </a:graphicData>
            </a:graphic>
          </wp:inline>
        </w:drawing>
      </w:r>
    </w:p>
    <w:p w14:paraId="28E4707A" w14:textId="3E681B3C" w:rsidR="005938B0" w:rsidRPr="005938B0" w:rsidRDefault="006977AE" w:rsidP="00782258">
      <w:pPr>
        <w:pStyle w:val="Caption"/>
        <w:jc w:val="center"/>
      </w:pPr>
      <w:r>
        <w:t xml:space="preserve">Histogram </w:t>
      </w:r>
      <w:r w:rsidR="00782258">
        <w:t>raspodele ocene voleja u odnosu na broj igrača</w:t>
      </w:r>
    </w:p>
    <w:p w14:paraId="28D1CDF8" w14:textId="4D0B3EDD" w:rsidR="00D215B6" w:rsidRDefault="001212A5" w:rsidP="004F6E5E">
      <w:pPr>
        <w:jc w:val="both"/>
      </w:pPr>
      <w:r w:rsidRPr="001212A5">
        <w:t xml:space="preserve">Na grafiku iznad se vidi da se vrednosti atributa </w:t>
      </w:r>
      <w:r w:rsidRPr="001212A5">
        <w:rPr>
          <w:b/>
          <w:bCs/>
        </w:rPr>
        <w:t>Volleys</w:t>
      </w:r>
      <w:r w:rsidRPr="001212A5">
        <w:t xml:space="preserve"> kod napadača uglavnom nalaze u srednjem opsegu, približno između 50 i 70 poena. Ovo je i očekivano, jer većina napadača nema izuzetno izraženu sposobnost izvođenja voleja, dok samo manji broj vrhunskih igrača poseduje veoma visoke vrednosti ovog atributa. Raspodela izgleda približno simetrično, bez izraženog naginjanja ka jednoj strani.</w:t>
      </w:r>
    </w:p>
    <w:p w14:paraId="31252675" w14:textId="558FAAA9" w:rsidR="004F6E5E" w:rsidRDefault="004F6E5E" w:rsidP="004F6E5E">
      <w:pPr>
        <w:jc w:val="both"/>
      </w:pPr>
      <w:r w:rsidRPr="004F6E5E">
        <w:t xml:space="preserve">U ovoj promenljivoj ne primećuju se nelogične vrednosti koje bi trebalo uklanjati, pa se atribut </w:t>
      </w:r>
      <w:r w:rsidRPr="004F6E5E">
        <w:rPr>
          <w:b/>
          <w:bCs/>
        </w:rPr>
        <w:t>Volleys</w:t>
      </w:r>
      <w:r w:rsidRPr="004F6E5E">
        <w:t xml:space="preserve"> može direktno koristiti u daljoj analizi bez dodatne obrade.</w:t>
      </w:r>
    </w:p>
    <w:p w14:paraId="581C5C7B" w14:textId="33EC3A42" w:rsidR="00C308E6" w:rsidRPr="001626D3" w:rsidRDefault="004A610F" w:rsidP="00A958CF">
      <w:pPr>
        <w:pStyle w:val="Heading3"/>
        <w:rPr>
          <w:color w:val="156082" w:themeColor="accent1"/>
        </w:rPr>
      </w:pPr>
      <w:bookmarkStart w:id="8" w:name="_Toc222237930"/>
      <w:r w:rsidRPr="001626D3">
        <w:t>Analiza pozicija napada</w:t>
      </w:r>
      <w:r w:rsidRPr="001626D3">
        <w:rPr>
          <w:color w:val="156082" w:themeColor="accent1"/>
        </w:rPr>
        <w:t xml:space="preserve">ča na osnovu parametra </w:t>
      </w:r>
      <w:r w:rsidR="001C1608" w:rsidRPr="001626D3">
        <w:rPr>
          <w:b/>
          <w:color w:val="156082" w:themeColor="accent1"/>
        </w:rPr>
        <w:t>Finishing</w:t>
      </w:r>
      <w:bookmarkEnd w:id="8"/>
    </w:p>
    <w:p w14:paraId="34C1307E"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ggplot(attackers_data, aes(x = Finishing)) +</w:t>
      </w:r>
    </w:p>
    <w:p w14:paraId="726E1C06"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geom_histogram(bins = 40, fill = "orange", color = "black", alpha = 0.8) +</w:t>
      </w:r>
    </w:p>
    <w:p w14:paraId="0536129C"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0674AB0A"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"Raspodela atributa Finishing",</w:t>
      </w:r>
    </w:p>
    <w:p w14:paraId="44D2533C"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"Finishing",</w:t>
      </w:r>
    </w:p>
    <w:p w14:paraId="53CFEBE7"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"Broj igrača"</w:t>
      </w:r>
    </w:p>
    <w:p w14:paraId="6A99E537"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2CFB6931" w14:textId="77777777" w:rsidR="00AE2E22"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3F89C77C" w14:textId="43FF3A18" w:rsidR="001C1608" w:rsidRPr="009A3C1E" w:rsidRDefault="00AE2E22" w:rsidP="00AE2E22">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63B7EC44" w14:textId="6585BEE6" w:rsidR="001626D3" w:rsidRDefault="001626D3" w:rsidP="001626D3">
      <w:pPr>
        <w:pStyle w:val="Caption"/>
        <w:jc w:val="center"/>
      </w:pPr>
      <w:r w:rsidRPr="00635FFE">
        <w:t xml:space="preserve">R kod za crtanje grafika </w:t>
      </w:r>
      <w:r w:rsidR="0010261A">
        <w:t>finishing-a</w:t>
      </w:r>
      <w:r w:rsidRPr="00635FFE">
        <w:t xml:space="preserve"> u odnosu na </w:t>
      </w:r>
      <w:r>
        <w:t>broj igrača</w:t>
      </w:r>
    </w:p>
    <w:p w14:paraId="002C6AD9" w14:textId="5B185E39" w:rsidR="00C60C31" w:rsidRDefault="000F6777" w:rsidP="0010261A">
      <w:pPr>
        <w:keepNext/>
      </w:pPr>
      <w:r>
        <w:rPr>
          <w:noProof/>
        </w:rPr>
        <w:lastRenderedPageBreak/>
        <w:drawing>
          <wp:inline distT="0" distB="0" distL="0" distR="0" wp14:anchorId="4DA2B36E" wp14:editId="2FAB098D">
            <wp:extent cx="5943600" cy="3535680"/>
            <wp:effectExtent l="0" t="0" r="0" b="7620"/>
            <wp:docPr id="1080111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p>
    <w:p w14:paraId="410CFCE5" w14:textId="0E6511A0" w:rsidR="0010261A" w:rsidRPr="005938B0" w:rsidRDefault="0010261A" w:rsidP="0010261A">
      <w:pPr>
        <w:pStyle w:val="Caption"/>
        <w:jc w:val="center"/>
      </w:pPr>
      <w:r>
        <w:t>Histogram raspodele ocene finishinga u odnosu na broj igrača</w:t>
      </w:r>
    </w:p>
    <w:p w14:paraId="57AC648D" w14:textId="7BAE2E2E" w:rsidR="005E1F45" w:rsidRPr="005E1F45" w:rsidRDefault="005E1F45" w:rsidP="005E1F45">
      <w:pPr>
        <w:jc w:val="both"/>
      </w:pPr>
      <w:r w:rsidRPr="005E1F45">
        <w:t xml:space="preserve">Na </w:t>
      </w:r>
      <w:r>
        <w:t>histogramu</w:t>
      </w:r>
      <w:r w:rsidRPr="005E1F45">
        <w:t xml:space="preserve"> </w:t>
      </w:r>
      <w:r>
        <w:t xml:space="preserve">za napadače </w:t>
      </w:r>
      <w:r w:rsidRPr="005E1F45">
        <w:t xml:space="preserve">se vidi da se vrednosti atributa </w:t>
      </w:r>
      <w:r w:rsidRPr="005E1F45">
        <w:rPr>
          <w:b/>
          <w:bCs/>
        </w:rPr>
        <w:t>Finishing</w:t>
      </w:r>
      <w:r w:rsidRPr="005E1F45">
        <w:t xml:space="preserve"> kod napadača uglavnom nalaze u intervalu između </w:t>
      </w:r>
      <w:r w:rsidRPr="005E1F45">
        <w:rPr>
          <w:b/>
          <w:bCs/>
        </w:rPr>
        <w:t>55 i 75</w:t>
      </w:r>
      <w:r w:rsidRPr="005E1F45">
        <w:t xml:space="preserve"> poena, sa najvećom koncentracijom igrača oko srednjih i viših vrednosti. Ovo je i očekivano, jer se radi o osnovnoj i jednoj od najvažnijih sposobnosti napadača, pa većina igrača na tim pozicijama ima solidno razvijen ovaj atribut.</w:t>
      </w:r>
    </w:p>
    <w:p w14:paraId="0B9A4ED7" w14:textId="77777777" w:rsidR="005E1F45" w:rsidRPr="005E1F45" w:rsidRDefault="005E1F45" w:rsidP="005E1F45">
      <w:pPr>
        <w:jc w:val="both"/>
      </w:pPr>
      <w:r w:rsidRPr="005E1F45">
        <w:t>Raspodela je približno simetrična, sa blagim nagomilavanjem vrednosti oko sredine skale, dok se manji broj igrača nalazi na krajevima raspodele. Postoje i napadači sa veoma niskim i veoma visokim vrednostima završnice, ali oni čine manjinu u odnosu na ukupnu populaciju.</w:t>
      </w:r>
    </w:p>
    <w:p w14:paraId="01352B45" w14:textId="7CB29409" w:rsidR="00BF0B06" w:rsidRDefault="005E1F45" w:rsidP="005E1F45">
      <w:pPr>
        <w:jc w:val="both"/>
      </w:pPr>
      <w:r w:rsidRPr="005E1F45">
        <w:t xml:space="preserve">Na osnovu grafika ne uočavaju se nelogične vrednosti ili izraženi ekstremi koji bi ukazivali na greške u podacima. Može se zaključiti da atribut </w:t>
      </w:r>
      <w:r w:rsidRPr="005E1F45">
        <w:rPr>
          <w:b/>
          <w:bCs/>
        </w:rPr>
        <w:t>Finishing</w:t>
      </w:r>
      <w:r w:rsidRPr="005E1F45">
        <w:t xml:space="preserve"> ima realističnu i stabilnu raspodelu i da predstavlja jedan od ključnih i pouzdanih pokazatelja napadačkih sposobnosti igrača, te se može bez dodatne obrade koristiti u daljoj analizi.</w:t>
      </w:r>
      <w:r w:rsidR="00BA413F">
        <w:br/>
      </w:r>
    </w:p>
    <w:p w14:paraId="04F1E1C4" w14:textId="01938E1B" w:rsidR="0010261A" w:rsidRPr="005E1F45" w:rsidRDefault="00D070CE" w:rsidP="00D070CE">
      <w:pPr>
        <w:pStyle w:val="Heading2"/>
      </w:pPr>
      <w:bookmarkStart w:id="9" w:name="_Toc222237931"/>
      <w:r>
        <w:lastRenderedPageBreak/>
        <w:t>Univarijan</w:t>
      </w:r>
      <w:r w:rsidR="00AF0AEC">
        <w:t xml:space="preserve">tne </w:t>
      </w:r>
      <w:r w:rsidR="00421FAB">
        <w:t xml:space="preserve">analize </w:t>
      </w:r>
      <w:r w:rsidR="00E37419">
        <w:t>veznjaka</w:t>
      </w:r>
      <w:bookmarkEnd w:id="9"/>
    </w:p>
    <w:p w14:paraId="22A3D20F" w14:textId="4399D011" w:rsidR="003C728A" w:rsidRPr="00A958CF" w:rsidRDefault="00555401" w:rsidP="00766DEA">
      <w:pPr>
        <w:pStyle w:val="Heading3"/>
        <w:rPr>
          <w:rStyle w:val="Heading3Char"/>
        </w:rPr>
      </w:pPr>
      <w:bookmarkStart w:id="10" w:name="_Toc222237932"/>
      <w:r w:rsidRPr="00971766">
        <w:rPr>
          <w:noProof/>
          <w:color w:val="156082" w:themeColor="accent1"/>
        </w:rPr>
        <mc:AlternateContent>
          <mc:Choice Requires="wps">
            <w:drawing>
              <wp:anchor distT="0" distB="0" distL="114300" distR="114300" simplePos="0" relativeHeight="251538944" behindDoc="0" locked="0" layoutInCell="1" allowOverlap="1" wp14:anchorId="2769F546" wp14:editId="6D8048B0">
                <wp:simplePos x="0" y="0"/>
                <wp:positionH relativeFrom="column">
                  <wp:posOffset>-390525</wp:posOffset>
                </wp:positionH>
                <wp:positionV relativeFrom="paragraph">
                  <wp:posOffset>4463415</wp:posOffset>
                </wp:positionV>
                <wp:extent cx="6715125" cy="635"/>
                <wp:effectExtent l="0" t="0" r="0" b="0"/>
                <wp:wrapThrough wrapText="bothSides">
                  <wp:wrapPolygon edited="0">
                    <wp:start x="0" y="0"/>
                    <wp:lineTo x="0" y="21600"/>
                    <wp:lineTo x="21600" y="21600"/>
                    <wp:lineTo x="21600" y="0"/>
                  </wp:wrapPolygon>
                </wp:wrapThrough>
                <wp:docPr id="167373919" name="Text Box 1"/>
                <wp:cNvGraphicFramePr/>
                <a:graphic xmlns:a="http://schemas.openxmlformats.org/drawingml/2006/main">
                  <a:graphicData uri="http://schemas.microsoft.com/office/word/2010/wordprocessingShape">
                    <wps:wsp>
                      <wps:cNvSpPr txBox="1"/>
                      <wps:spPr>
                        <a:xfrm>
                          <a:off x="0" y="0"/>
                          <a:ext cx="6715125" cy="635"/>
                        </a:xfrm>
                        <a:prstGeom prst="rect">
                          <a:avLst/>
                        </a:prstGeom>
                        <a:solidFill>
                          <a:prstClr val="white"/>
                        </a:solidFill>
                        <a:ln>
                          <a:noFill/>
                        </a:ln>
                      </wps:spPr>
                      <wps:txbx>
                        <w:txbxContent>
                          <w:p w14:paraId="26CBD26D" w14:textId="204F6D0D" w:rsidR="00555401" w:rsidRPr="00130059" w:rsidRDefault="00555401" w:rsidP="00555401">
                            <w:pPr>
                              <w:pStyle w:val="Caption"/>
                              <w:jc w:val="center"/>
                            </w:pPr>
                            <w:r>
                              <w:t>Histogram raspodele ocene vision-a  u odnosu na broj igrača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69F546" id="_x0000_s1028" type="#_x0000_t202" style="position:absolute;margin-left:-30.75pt;margin-top:351.45pt;width:528.75pt;height:.05pt;z-index:25153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jDGgIAAD8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" stroked="f">
                <v:textbox style="mso-fit-shape-to-text:t" inset="0,0,0,0">
                  <w:txbxContent>
                    <w:p w14:paraId="26CBD26D" w14:textId="204F6D0D" w:rsidR="00555401" w:rsidRPr="00130059" w:rsidRDefault="00555401" w:rsidP="00555401">
                      <w:pPr>
                        <w:pStyle w:val="Caption"/>
                        <w:jc w:val="center"/>
                      </w:pPr>
                      <w:r>
                        <w:t>Histogram raspodele ocene vision-a  u odnosu na broj igrača</w:t>
                      </w:r>
                    </w:p>
                  </w:txbxContent>
                </v:textbox>
                <w10:wrap type="through"/>
              </v:shape>
            </w:pict>
          </mc:Fallback>
        </mc:AlternateContent>
      </w:r>
      <w:r w:rsidR="003C728A" w:rsidRPr="00971766">
        <w:rPr>
          <w:color w:val="156082" w:themeColor="accent1"/>
        </w:rPr>
        <w:t>A</w:t>
      </w:r>
      <w:r w:rsidR="003C728A" w:rsidRPr="00A958CF">
        <w:rPr>
          <w:rStyle w:val="Heading3Char"/>
        </w:rPr>
        <w:t>naliza pozicije veznjaka na osnovu parametra Vision</w:t>
      </w:r>
      <w:bookmarkEnd w:id="10"/>
    </w:p>
    <w:p w14:paraId="24E45066" w14:textId="7ECFFF87" w:rsidR="00555401" w:rsidRDefault="00766DEA" w:rsidP="00555401">
      <w:r w:rsidRPr="00971766">
        <w:rPr>
          <w:noProof/>
          <w:color w:val="156082" w:themeColor="accent1"/>
        </w:rPr>
        <w:drawing>
          <wp:anchor distT="0" distB="0" distL="114300" distR="114300" simplePos="0" relativeHeight="251534848" behindDoc="0" locked="0" layoutInCell="1" allowOverlap="1" wp14:anchorId="7323DABA" wp14:editId="0C8AD8B4">
            <wp:simplePos x="0" y="0"/>
            <wp:positionH relativeFrom="margin">
              <wp:align>center</wp:align>
            </wp:positionH>
            <wp:positionV relativeFrom="paragraph">
              <wp:posOffset>312420</wp:posOffset>
            </wp:positionV>
            <wp:extent cx="6715125" cy="3635375"/>
            <wp:effectExtent l="0" t="0" r="9525" b="3175"/>
            <wp:wrapThrough wrapText="bothSides">
              <wp:wrapPolygon edited="0">
                <wp:start x="0" y="0"/>
                <wp:lineTo x="0" y="21506"/>
                <wp:lineTo x="21569" y="21506"/>
                <wp:lineTo x="21569" y="0"/>
                <wp:lineTo x="0" y="0"/>
              </wp:wrapPolygon>
            </wp:wrapThrough>
            <wp:docPr id="18304619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15125" cy="3635375"/>
                    </a:xfrm>
                    <a:prstGeom prst="rect">
                      <a:avLst/>
                    </a:prstGeom>
                    <a:noFill/>
                  </pic:spPr>
                </pic:pic>
              </a:graphicData>
            </a:graphic>
            <wp14:sizeRelV relativeFrom="margin">
              <wp14:pctHeight>0</wp14:pctHeight>
            </wp14:sizeRelV>
          </wp:anchor>
        </w:drawing>
      </w:r>
    </w:p>
    <w:p w14:paraId="79AF5A7C" w14:textId="77777777" w:rsidR="006470AA" w:rsidRDefault="006470AA" w:rsidP="00BA3201">
      <w:pPr>
        <w:jc w:val="both"/>
      </w:pPr>
    </w:p>
    <w:p w14:paraId="26BFF62F" w14:textId="77777777"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ggplot(midfielders_data, aes(x = Vision)) +</w:t>
      </w:r>
    </w:p>
    <w:p w14:paraId="2D542D09" w14:textId="1B5A1FCB"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geom_histogram(bins = 40, fill = "red", color = "black", alpha = 0.8) +</w:t>
      </w:r>
    </w:p>
    <w:p w14:paraId="11508272" w14:textId="1468E887"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labs(</w:t>
      </w:r>
    </w:p>
    <w:p w14:paraId="58A91087" w14:textId="09389C8D"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title = "Raspodela atributa Vision",</w:t>
      </w:r>
    </w:p>
    <w:p w14:paraId="68EBDEF6" w14:textId="2CC860C7"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x = "Vision",</w:t>
      </w:r>
    </w:p>
    <w:p w14:paraId="3BD56DFE" w14:textId="17B70970"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y = "Broj igrača"</w:t>
      </w:r>
    </w:p>
    <w:p w14:paraId="05E96EF6" w14:textId="3EFE0D66"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 +</w:t>
      </w:r>
    </w:p>
    <w:p w14:paraId="675283FE" w14:textId="4BBB6036" w:rsidR="00405B03"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theme_minimal() +</w:t>
      </w:r>
    </w:p>
    <w:p w14:paraId="53E5766E" w14:textId="63F1CA01" w:rsidR="006470AA" w:rsidRPr="009A3C1E" w:rsidRDefault="00405B03" w:rsidP="00405B03">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sz w:val="20"/>
          <w:szCs w:val="20"/>
        </w:rPr>
        <mc:AlternateContent>
          <mc:Choice Requires="wps">
            <w:drawing>
              <wp:anchor distT="0" distB="0" distL="114300" distR="114300" simplePos="0" relativeHeight="251543040" behindDoc="0" locked="0" layoutInCell="1" allowOverlap="1" wp14:anchorId="31B63927" wp14:editId="72BA9B9B">
                <wp:simplePos x="0" y="0"/>
                <wp:positionH relativeFrom="column">
                  <wp:posOffset>-89515</wp:posOffset>
                </wp:positionH>
                <wp:positionV relativeFrom="paragraph">
                  <wp:posOffset>277925</wp:posOffset>
                </wp:positionV>
                <wp:extent cx="5913120" cy="635"/>
                <wp:effectExtent l="0" t="0" r="0" b="0"/>
                <wp:wrapThrough wrapText="bothSides">
                  <wp:wrapPolygon edited="0">
                    <wp:start x="0" y="0"/>
                    <wp:lineTo x="0" y="21600"/>
                    <wp:lineTo x="21600" y="21600"/>
                    <wp:lineTo x="21600" y="0"/>
                  </wp:wrapPolygon>
                </wp:wrapThrough>
                <wp:docPr id="1872994142" name="Text Box 1"/>
                <wp:cNvGraphicFramePr/>
                <a:graphic xmlns:a="http://schemas.openxmlformats.org/drawingml/2006/main">
                  <a:graphicData uri="http://schemas.microsoft.com/office/word/2010/wordprocessingShape">
                    <wps:wsp>
                      <wps:cNvSpPr txBox="1"/>
                      <wps:spPr>
                        <a:xfrm>
                          <a:off x="0" y="0"/>
                          <a:ext cx="5913120" cy="635"/>
                        </a:xfrm>
                        <a:prstGeom prst="rect">
                          <a:avLst/>
                        </a:prstGeom>
                        <a:solidFill>
                          <a:prstClr val="white"/>
                        </a:solidFill>
                        <a:ln>
                          <a:noFill/>
                        </a:ln>
                      </wps:spPr>
                      <wps:txbx>
                        <w:txbxContent>
                          <w:p w14:paraId="13A45C61" w14:textId="7BF2C3A8" w:rsidR="00555401" w:rsidRPr="00D450C8" w:rsidRDefault="00555401" w:rsidP="00405B03">
                            <w:pPr>
                              <w:pStyle w:val="Caption"/>
                              <w:jc w:val="center"/>
                            </w:pPr>
                            <w:r w:rsidRPr="00635FFE">
                              <w:t xml:space="preserve">R kod za crtanje grafika </w:t>
                            </w:r>
                            <w:r>
                              <w:t>vision-a</w:t>
                            </w:r>
                            <w:r w:rsidRPr="00635FFE">
                              <w:t xml:space="preserve"> u odnosu na </w:t>
                            </w:r>
                            <w:r>
                              <w:t>broj igrača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B63927" id="_x0000_s1029" type="#_x0000_t202" style="position:absolute;left:0;text-align:left;margin-left:-7.05pt;margin-top:21.9pt;width:465.6pt;height:.05pt;z-index:25154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" stroked="f">
                <v:textbox style="mso-fit-shape-to-text:t" inset="0,0,0,0">
                  <w:txbxContent>
                    <w:p w14:paraId="13A45C61" w14:textId="7BF2C3A8" w:rsidR="00555401" w:rsidRPr="00D450C8" w:rsidRDefault="00555401" w:rsidP="00405B03">
                      <w:pPr>
                        <w:pStyle w:val="Caption"/>
                        <w:jc w:val="center"/>
                      </w:pPr>
                      <w:r w:rsidRPr="00635FFE">
                        <w:t xml:space="preserve">R kod za crtanje grafika </w:t>
                      </w:r>
                      <w:r>
                        <w:t>vision-a</w:t>
                      </w:r>
                      <w:r w:rsidRPr="00635FFE">
                        <w:t xml:space="preserve"> u odnosu na </w:t>
                      </w:r>
                      <w:r>
                        <w:t>broj igrača</w:t>
                      </w:r>
                    </w:p>
                  </w:txbxContent>
                </v:textbox>
                <w10:wrap type="through"/>
              </v:shape>
            </w:pict>
          </mc:Fallback>
        </mc:AlternateContent>
      </w:r>
      <w:r w:rsidRPr="009A3C1E">
        <w:rPr>
          <w:rFonts w:ascii="Consolas" w:hAnsi="Consolas"/>
          <w:sz w:val="20"/>
          <w:szCs w:val="20"/>
        </w:rPr>
        <w:t xml:space="preserve">  theme(plot.title = element_text(hjust = 0.5, face = "bold"))</w:t>
      </w:r>
    </w:p>
    <w:p w14:paraId="6AC56078" w14:textId="3DD2760D" w:rsidR="0063060D" w:rsidRDefault="00BA3201" w:rsidP="00EC1802">
      <w:pPr>
        <w:jc w:val="both"/>
      </w:pPr>
      <w:r>
        <w:lastRenderedPageBreak/>
        <w:t xml:space="preserve">Sa prikazanog histograma može se uočiti da se vrednosti atributa Vision kod veznih igrača najčešće kreću u rasponu od </w:t>
      </w:r>
      <w:r w:rsidRPr="0063060D">
        <w:rPr>
          <w:b/>
        </w:rPr>
        <w:t>45 do 75</w:t>
      </w:r>
      <w:r>
        <w:t xml:space="preserve"> poena, pri čemu je najveći broj igrača grupisan oko srednjih vrednosti, približno oko </w:t>
      </w:r>
      <w:r w:rsidRPr="0063060D">
        <w:rPr>
          <w:b/>
        </w:rPr>
        <w:t>60</w:t>
      </w:r>
      <w:r>
        <w:t>. Ovo je u skladu sa očekivanjima, s obzirom na to da pregled igre predstavlja jednu od osnovnih karakteristika veznih igrača, ali se stepen razvijenosti ove sposobnosti značajno razlikuje od igrača do igrača.Raspodela vrednosti je u velikoj meri simetrična, uz postepeno smanjenje broja igrača prema nižim i višim krajevima skale.</w:t>
      </w:r>
      <w:r w:rsidR="00EC1802" w:rsidRPr="00EC1802">
        <w:rPr>
          <w:rFonts w:ascii="Times New Roman" w:eastAsia="Times New Roman" w:hAnsi="Times New Roman" w:cs="Times New Roman"/>
          <w:kern w:val="0"/>
          <w14:ligatures w14:val="none"/>
        </w:rPr>
        <w:t xml:space="preserve"> </w:t>
      </w:r>
      <w:r w:rsidR="0063060D" w:rsidRPr="0063060D">
        <w:t xml:space="preserve">Na osnovu prikazanog grafa ne primećuju se nelogičnosti ili nagle diskontinuitete u podacima. Može se zaključiti da atribut </w:t>
      </w:r>
      <w:r w:rsidR="0063060D" w:rsidRPr="0063060D">
        <w:rPr>
          <w:b/>
          <w:bCs/>
        </w:rPr>
        <w:t>Vision</w:t>
      </w:r>
      <w:r w:rsidR="0063060D" w:rsidRPr="0063060D">
        <w:t xml:space="preserve"> ima prirodnu i uravnoteženu raspodelu i da predstavlja pouzdan pokazatelj kreativnih i organizacionih sposobnosti veznih igrača</w:t>
      </w:r>
    </w:p>
    <w:p w14:paraId="7EF33F1A" w14:textId="13356150" w:rsidR="0063060D" w:rsidRPr="00244BC6" w:rsidRDefault="0063060D" w:rsidP="00766DEA">
      <w:pPr>
        <w:pStyle w:val="Heading3"/>
        <w:rPr>
          <w:rStyle w:val="Heading3Char"/>
        </w:rPr>
      </w:pPr>
      <w:bookmarkStart w:id="11" w:name="_Toc222237933"/>
      <w:r w:rsidRPr="00971766">
        <w:rPr>
          <w:color w:val="156082" w:themeColor="accent1"/>
        </w:rPr>
        <w:t>A</w:t>
      </w:r>
      <w:r w:rsidRPr="00244BC6">
        <w:rPr>
          <w:rStyle w:val="Heading3Char"/>
        </w:rPr>
        <w:t>naliza pozicije veznjaka na osnovu parametra Crossing</w:t>
      </w:r>
      <w:bookmarkEnd w:id="11"/>
    </w:p>
    <w:p w14:paraId="3B926446" w14:textId="23E1D295" w:rsidR="00766DEA" w:rsidRDefault="00840695" w:rsidP="00244BC6">
      <w:pPr>
        <w:jc w:val="both"/>
        <w:rPr>
          <w:rStyle w:val="Heading3Char"/>
        </w:rPr>
      </w:pPr>
      <w:r w:rsidRPr="00971766">
        <w:rPr>
          <w:noProof/>
          <w:color w:val="156082" w:themeColor="accent1"/>
        </w:rPr>
        <w:drawing>
          <wp:anchor distT="0" distB="0" distL="114300" distR="114300" simplePos="0" relativeHeight="251658252" behindDoc="0" locked="0" layoutInCell="1" allowOverlap="1" wp14:anchorId="0F8323EA" wp14:editId="4647012E">
            <wp:simplePos x="0" y="0"/>
            <wp:positionH relativeFrom="margin">
              <wp:posOffset>312420</wp:posOffset>
            </wp:positionH>
            <wp:positionV relativeFrom="paragraph">
              <wp:posOffset>19050</wp:posOffset>
            </wp:positionV>
            <wp:extent cx="5309235" cy="2529840"/>
            <wp:effectExtent l="0" t="0" r="5715" b="3810"/>
            <wp:wrapNone/>
            <wp:docPr id="5200126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4359" cy="2556106"/>
                    </a:xfrm>
                    <a:prstGeom prst="rect">
                      <a:avLst/>
                    </a:prstGeom>
                    <a:noFill/>
                  </pic:spPr>
                </pic:pic>
              </a:graphicData>
            </a:graphic>
            <wp14:sizeRelH relativeFrom="margin">
              <wp14:pctWidth>0</wp14:pctWidth>
            </wp14:sizeRelH>
            <wp14:sizeRelV relativeFrom="margin">
              <wp14:pctHeight>0</wp14:pctHeight>
            </wp14:sizeRelV>
          </wp:anchor>
        </w:drawing>
      </w:r>
    </w:p>
    <w:p w14:paraId="5BAB50FE" w14:textId="77777777" w:rsidR="00766DEA" w:rsidRDefault="00766DEA" w:rsidP="00244BC6">
      <w:pPr>
        <w:jc w:val="both"/>
        <w:rPr>
          <w:rStyle w:val="Heading3Char"/>
        </w:rPr>
      </w:pPr>
    </w:p>
    <w:p w14:paraId="30596B23" w14:textId="77777777" w:rsidR="00766DEA" w:rsidRDefault="00766DEA" w:rsidP="00244BC6">
      <w:pPr>
        <w:jc w:val="both"/>
        <w:rPr>
          <w:rStyle w:val="Heading3Char"/>
        </w:rPr>
      </w:pPr>
    </w:p>
    <w:p w14:paraId="6E5F20EE" w14:textId="77777777" w:rsidR="00766DEA" w:rsidRDefault="00766DEA" w:rsidP="00244BC6">
      <w:pPr>
        <w:jc w:val="both"/>
        <w:rPr>
          <w:rStyle w:val="Heading3Char"/>
        </w:rPr>
      </w:pPr>
    </w:p>
    <w:p w14:paraId="75974D93" w14:textId="77777777" w:rsidR="00766DEA" w:rsidRDefault="00766DEA" w:rsidP="00244BC6">
      <w:pPr>
        <w:jc w:val="both"/>
        <w:rPr>
          <w:rStyle w:val="Heading3Char"/>
        </w:rPr>
      </w:pPr>
    </w:p>
    <w:p w14:paraId="237538AD" w14:textId="77777777" w:rsidR="00766DEA" w:rsidRPr="00244BC6" w:rsidRDefault="00766DEA" w:rsidP="00244BC6">
      <w:pPr>
        <w:jc w:val="both"/>
        <w:rPr>
          <w:rStyle w:val="Heading3Char"/>
        </w:rPr>
      </w:pPr>
    </w:p>
    <w:p w14:paraId="0EE24242" w14:textId="77777777" w:rsidR="00840695" w:rsidRDefault="00840695" w:rsidP="00840695">
      <w:pPr>
        <w:keepNext/>
        <w:jc w:val="both"/>
        <w:rPr>
          <w:rFonts w:ascii="Consolas" w:hAnsi="Consolas"/>
          <w:sz w:val="20"/>
          <w:szCs w:val="20"/>
        </w:rPr>
      </w:pPr>
    </w:p>
    <w:p w14:paraId="47C3424B" w14:textId="272AD46C" w:rsidR="00840695" w:rsidRDefault="00840695" w:rsidP="00840695">
      <w:pPr>
        <w:keepNext/>
        <w:jc w:val="both"/>
        <w:rPr>
          <w:rFonts w:ascii="Consolas" w:hAnsi="Consolas"/>
          <w:sz w:val="20"/>
          <w:szCs w:val="20"/>
        </w:rPr>
      </w:pPr>
      <w:r w:rsidRPr="00971766">
        <w:rPr>
          <w:noProof/>
          <w:color w:val="156082" w:themeColor="accent1"/>
        </w:rPr>
        <mc:AlternateContent>
          <mc:Choice Requires="wps">
            <w:drawing>
              <wp:anchor distT="0" distB="0" distL="114300" distR="114300" simplePos="0" relativeHeight="251658247" behindDoc="0" locked="0" layoutInCell="1" allowOverlap="1" wp14:anchorId="336A4AB7" wp14:editId="2D8BD7E8">
                <wp:simplePos x="0" y="0"/>
                <wp:positionH relativeFrom="margin">
                  <wp:align>center</wp:align>
                </wp:positionH>
                <wp:positionV relativeFrom="paragraph">
                  <wp:posOffset>192405</wp:posOffset>
                </wp:positionV>
                <wp:extent cx="5311775" cy="205740"/>
                <wp:effectExtent l="0" t="0" r="3175" b="3810"/>
                <wp:wrapThrough wrapText="bothSides">
                  <wp:wrapPolygon edited="0">
                    <wp:start x="0" y="0"/>
                    <wp:lineTo x="0" y="20000"/>
                    <wp:lineTo x="21535" y="20000"/>
                    <wp:lineTo x="21535" y="0"/>
                    <wp:lineTo x="0" y="0"/>
                  </wp:wrapPolygon>
                </wp:wrapThrough>
                <wp:docPr id="2031030693" name="Text Box 1"/>
                <wp:cNvGraphicFramePr/>
                <a:graphic xmlns:a="http://schemas.openxmlformats.org/drawingml/2006/main">
                  <a:graphicData uri="http://schemas.microsoft.com/office/word/2010/wordprocessingShape">
                    <wps:wsp>
                      <wps:cNvSpPr txBox="1"/>
                      <wps:spPr>
                        <a:xfrm>
                          <a:off x="0" y="0"/>
                          <a:ext cx="5311775" cy="205740"/>
                        </a:xfrm>
                        <a:prstGeom prst="rect">
                          <a:avLst/>
                        </a:prstGeom>
                        <a:solidFill>
                          <a:prstClr val="white"/>
                        </a:solidFill>
                        <a:ln>
                          <a:noFill/>
                        </a:ln>
                      </wps:spPr>
                      <wps:txbx>
                        <w:txbxContent>
                          <w:p w14:paraId="61A4F73A" w14:textId="0FC6F01C" w:rsidR="004321BA" w:rsidRPr="00665B66" w:rsidRDefault="004321BA" w:rsidP="004321BA">
                            <w:pPr>
                              <w:pStyle w:val="Caption"/>
                              <w:jc w:val="center"/>
                            </w:pPr>
                            <w:r>
                              <w:t>Histogram raspodele ocene Corssing-a  u odnosu na broj igrača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A4AB7" id="_x0000_s1030" type="#_x0000_t202" style="position:absolute;left:0;text-align:left;margin-left:0;margin-top:15.15pt;width:418.25pt;height:16.2pt;z-index:25165824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" stroked="f">
                <v:textbox inset="0,0,0,0">
                  <w:txbxContent>
                    <w:p w14:paraId="61A4F73A" w14:textId="0FC6F01C" w:rsidR="004321BA" w:rsidRPr="00665B66" w:rsidRDefault="004321BA" w:rsidP="004321BA">
                      <w:pPr>
                        <w:pStyle w:val="Caption"/>
                        <w:jc w:val="center"/>
                      </w:pPr>
                      <w:r>
                        <w:t>Histogram raspodele ocene Corssing-a  u odnosu na broj igrača</w:t>
                      </w:r>
                    </w:p>
                  </w:txbxContent>
                </v:textbox>
                <w10:wrap type="through" anchorx="margin"/>
              </v:shape>
            </w:pict>
          </mc:Fallback>
        </mc:AlternateContent>
      </w:r>
    </w:p>
    <w:p w14:paraId="5BD24228" w14:textId="77777777" w:rsidR="00A77DE7" w:rsidRPr="009A3C1E" w:rsidRDefault="00A77DE7" w:rsidP="00124544">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ggplot(midfielders_data, aes(x = Crossing)) +</w:t>
      </w:r>
    </w:p>
    <w:p w14:paraId="2C40E2C8" w14:textId="77777777" w:rsidR="00A77DE7" w:rsidRPr="009A3C1E" w:rsidRDefault="00A77DE7" w:rsidP="00124544">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geom_histogram(bins = 40, fill = "purple", color = "black", alpha = 0.8) +</w:t>
      </w:r>
    </w:p>
    <w:p w14:paraId="5048DBDC" w14:textId="77777777" w:rsidR="00A77DE7" w:rsidRPr="009A3C1E" w:rsidRDefault="00A77DE7" w:rsidP="00124544">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labs(</w:t>
      </w:r>
    </w:p>
    <w:p w14:paraId="16277286" w14:textId="77777777" w:rsidR="00A77DE7" w:rsidRPr="009A3C1E" w:rsidRDefault="00A77DE7" w:rsidP="00124544">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title = "Raspodela atributa Crossing",</w:t>
      </w:r>
    </w:p>
    <w:p w14:paraId="02612BDE" w14:textId="77777777" w:rsidR="00A77DE7" w:rsidRPr="009A3C1E" w:rsidRDefault="00A77DE7" w:rsidP="00124544">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x = "Crossing",</w:t>
      </w:r>
    </w:p>
    <w:p w14:paraId="64DC8511" w14:textId="77777777" w:rsidR="00A77DE7" w:rsidRPr="009A3C1E" w:rsidRDefault="00A77DE7" w:rsidP="00124544">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y = "Broj igrača"</w:t>
      </w:r>
    </w:p>
    <w:p w14:paraId="7AE9B777" w14:textId="77777777" w:rsidR="00A77DE7" w:rsidRPr="009A3C1E" w:rsidRDefault="00A77DE7" w:rsidP="00124544">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 +</w:t>
      </w:r>
    </w:p>
    <w:p w14:paraId="73303C59" w14:textId="77777777" w:rsidR="00A77DE7" w:rsidRPr="009A3C1E" w:rsidRDefault="00A77DE7" w:rsidP="00124544">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theme_minimal() +</w:t>
      </w:r>
    </w:p>
    <w:p w14:paraId="0B550ADF" w14:textId="1C8826BC" w:rsidR="00C26A91" w:rsidRPr="009A3C1E" w:rsidRDefault="00A77DE7" w:rsidP="00124544">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theme(plot.title = element_text(hjust = 0.5, face = "bold"))</w:t>
      </w:r>
    </w:p>
    <w:p w14:paraId="65AB0BA3" w14:textId="72178E7F" w:rsidR="00C26A91" w:rsidRPr="00D450C8" w:rsidRDefault="00C26A91" w:rsidP="00C26A91">
      <w:pPr>
        <w:pStyle w:val="Caption"/>
        <w:jc w:val="center"/>
      </w:pPr>
      <w:r w:rsidRPr="00635FFE">
        <w:t xml:space="preserve">R kod za crtanje grafika </w:t>
      </w:r>
      <w:r w:rsidR="00DB0603">
        <w:t>corssing</w:t>
      </w:r>
      <w:r>
        <w:t>-a</w:t>
      </w:r>
      <w:r w:rsidRPr="00635FFE">
        <w:t xml:space="preserve"> u odnosu na </w:t>
      </w:r>
      <w:r>
        <w:t>broj igrača</w:t>
      </w:r>
    </w:p>
    <w:p w14:paraId="067E56E2" w14:textId="3F084826" w:rsidR="00642B5E" w:rsidRDefault="00642B5E" w:rsidP="00642B5E">
      <w:pPr>
        <w:jc w:val="both"/>
      </w:pPr>
      <w:r>
        <w:lastRenderedPageBreak/>
        <w:t xml:space="preserve">Sa prikazanog histograma može se videti da se vrednosti atributa Crossing kod veznih igrača uglavnom nalaze u srednjem i višem opsegu, približno između </w:t>
      </w:r>
      <w:r w:rsidRPr="00642B5E">
        <w:rPr>
          <w:b/>
          <w:bCs/>
        </w:rPr>
        <w:t>50 i 75</w:t>
      </w:r>
      <w:r>
        <w:t xml:space="preserve"> poena, sa najvećom koncentracijom oko </w:t>
      </w:r>
      <w:r w:rsidRPr="00642B5E">
        <w:rPr>
          <w:b/>
          <w:bCs/>
        </w:rPr>
        <w:t>60–65</w:t>
      </w:r>
      <w:r>
        <w:t>. Raspodela je približno simetrična i ne pokazuje nelogične vrednosti.</w:t>
      </w:r>
    </w:p>
    <w:p w14:paraId="6629E274" w14:textId="7C06BB12" w:rsidR="00BA3201" w:rsidRPr="003C728A" w:rsidRDefault="00642B5E" w:rsidP="00BA3201">
      <w:pPr>
        <w:jc w:val="both"/>
      </w:pPr>
      <w:r>
        <w:t xml:space="preserve">Iako sama raspodela izgleda relativno ujednačeno, treba istaći da ovaj atribut ima izuzetno jaku povezanost sa ukupnim rejtingom igrača (OVR), sa koeficijentom korelacije od približno </w:t>
      </w:r>
      <w:r w:rsidRPr="00DB0603">
        <w:rPr>
          <w:b/>
        </w:rPr>
        <w:t>0.86</w:t>
      </w:r>
      <w:r>
        <w:t>, što znači da Crossing predstavlja jedan od presudnih faktora u određivanju kvaliteta veznih igrača. Zbog toga se ovaj atribut smatra veoma važnim prediktorom u daljoj analizi i modelovanju.</w:t>
      </w:r>
    </w:p>
    <w:p w14:paraId="217ABEC5" w14:textId="45AA01B8" w:rsidR="00DB0603" w:rsidRPr="003C728A" w:rsidRDefault="00CE497F" w:rsidP="00CE497F">
      <w:pPr>
        <w:pStyle w:val="Heading2"/>
      </w:pPr>
      <w:bookmarkStart w:id="12" w:name="_Toc222237934"/>
      <w:r>
        <w:t>Zajednička univarijantna analiza</w:t>
      </w:r>
      <w:bookmarkEnd w:id="12"/>
    </w:p>
    <w:p w14:paraId="11C69821" w14:textId="37580FB0" w:rsidR="00CE497F" w:rsidRPr="00244BC6" w:rsidRDefault="003059A2" w:rsidP="00244BC6">
      <w:pPr>
        <w:rPr>
          <w:rStyle w:val="Heading3Char"/>
        </w:rPr>
      </w:pPr>
      <w:r w:rsidRPr="00971766">
        <w:rPr>
          <w:noProof/>
          <w:color w:val="156082" w:themeColor="accent1"/>
        </w:rPr>
        <mc:AlternateContent>
          <mc:Choice Requires="wps">
            <w:drawing>
              <wp:anchor distT="0" distB="0" distL="114300" distR="114300" simplePos="0" relativeHeight="251555328" behindDoc="0" locked="0" layoutInCell="1" allowOverlap="1" wp14:anchorId="7C2B356D" wp14:editId="4A8E6650">
                <wp:simplePos x="0" y="0"/>
                <wp:positionH relativeFrom="column">
                  <wp:posOffset>-43815</wp:posOffset>
                </wp:positionH>
                <wp:positionV relativeFrom="paragraph">
                  <wp:posOffset>3366770</wp:posOffset>
                </wp:positionV>
                <wp:extent cx="5649595" cy="635"/>
                <wp:effectExtent l="0" t="0" r="0" b="0"/>
                <wp:wrapThrough wrapText="bothSides">
                  <wp:wrapPolygon edited="0">
                    <wp:start x="0" y="0"/>
                    <wp:lineTo x="0" y="21600"/>
                    <wp:lineTo x="21600" y="21600"/>
                    <wp:lineTo x="21600" y="0"/>
                  </wp:wrapPolygon>
                </wp:wrapThrough>
                <wp:docPr id="2028697989" name="Text Box 1"/>
                <wp:cNvGraphicFramePr/>
                <a:graphic xmlns:a="http://schemas.openxmlformats.org/drawingml/2006/main">
                  <a:graphicData uri="http://schemas.microsoft.com/office/word/2010/wordprocessingShape">
                    <wps:wsp>
                      <wps:cNvSpPr txBox="1"/>
                      <wps:spPr>
                        <a:xfrm>
                          <a:off x="0" y="0"/>
                          <a:ext cx="5649595" cy="635"/>
                        </a:xfrm>
                        <a:prstGeom prst="rect">
                          <a:avLst/>
                        </a:prstGeom>
                        <a:solidFill>
                          <a:prstClr val="white"/>
                        </a:solidFill>
                        <a:ln>
                          <a:noFill/>
                        </a:ln>
                      </wps:spPr>
                      <wps:txbx>
                        <w:txbxContent>
                          <w:p w14:paraId="7AB769C3" w14:textId="1E20F6BD" w:rsidR="003059A2" w:rsidRPr="00A54DB8" w:rsidRDefault="003059A2" w:rsidP="003059A2">
                            <w:pPr>
                              <w:pStyle w:val="Caption"/>
                              <w:jc w:val="center"/>
                            </w:pPr>
                            <w:r>
                              <w:t xml:space="preserve">Histogram raspodele ocene </w:t>
                            </w:r>
                            <w:r w:rsidR="00EF26C7">
                              <w:t>Ball Control</w:t>
                            </w:r>
                            <w:r>
                              <w:t>-a  u odnosu na broj igrača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2B356D" id="_x0000_s1031" type="#_x0000_t202" style="position:absolute;margin-left:-3.45pt;margin-top:265.1pt;width:444.85pt;height:.05pt;z-index:25155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" stroked="f">
                <v:textbox style="mso-fit-shape-to-text:t" inset="0,0,0,0">
                  <w:txbxContent>
                    <w:p w14:paraId="7AB769C3" w14:textId="1E20F6BD" w:rsidR="003059A2" w:rsidRPr="00A54DB8" w:rsidRDefault="003059A2" w:rsidP="003059A2">
                      <w:pPr>
                        <w:pStyle w:val="Caption"/>
                        <w:jc w:val="center"/>
                      </w:pPr>
                      <w:r>
                        <w:t xml:space="preserve">Histogram raspodele ocene </w:t>
                      </w:r>
                      <w:r w:rsidR="00EF26C7">
                        <w:t>Ball Control</w:t>
                      </w:r>
                      <w:r>
                        <w:t>-a  u odnosu na broj igrača</w:t>
                      </w:r>
                    </w:p>
                  </w:txbxContent>
                </v:textbox>
                <w10:wrap type="through"/>
              </v:shape>
            </w:pict>
          </mc:Fallback>
        </mc:AlternateContent>
      </w:r>
      <w:r w:rsidRPr="00971766">
        <w:rPr>
          <w:noProof/>
          <w:color w:val="156082" w:themeColor="accent1"/>
        </w:rPr>
        <w:drawing>
          <wp:anchor distT="0" distB="0" distL="114300" distR="114300" simplePos="0" relativeHeight="251551232" behindDoc="0" locked="0" layoutInCell="1" allowOverlap="1" wp14:anchorId="51AE5C40" wp14:editId="680095FD">
            <wp:simplePos x="0" y="0"/>
            <wp:positionH relativeFrom="margin">
              <wp:posOffset>-44087</wp:posOffset>
            </wp:positionH>
            <wp:positionV relativeFrom="paragraph">
              <wp:posOffset>316412</wp:posOffset>
            </wp:positionV>
            <wp:extent cx="5649595" cy="3298190"/>
            <wp:effectExtent l="0" t="0" r="8255" b="0"/>
            <wp:wrapThrough wrapText="bothSides">
              <wp:wrapPolygon edited="0">
                <wp:start x="0" y="0"/>
                <wp:lineTo x="0" y="21459"/>
                <wp:lineTo x="21559" y="21459"/>
                <wp:lineTo x="21559" y="0"/>
                <wp:lineTo x="0" y="0"/>
              </wp:wrapPolygon>
            </wp:wrapThrough>
            <wp:docPr id="5329270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9595" cy="3298190"/>
                    </a:xfrm>
                    <a:prstGeom prst="rect">
                      <a:avLst/>
                    </a:prstGeom>
                    <a:noFill/>
                  </pic:spPr>
                </pic:pic>
              </a:graphicData>
            </a:graphic>
            <wp14:sizeRelH relativeFrom="margin">
              <wp14:pctWidth>0</wp14:pctWidth>
            </wp14:sizeRelH>
            <wp14:sizeRelV relativeFrom="margin">
              <wp14:pctHeight>0</wp14:pctHeight>
            </wp14:sizeRelV>
          </wp:anchor>
        </w:drawing>
      </w:r>
      <w:r w:rsidR="00B33936" w:rsidRPr="00244BC6">
        <w:rPr>
          <w:color w:val="156082" w:themeColor="accent1"/>
        </w:rPr>
        <w:t>A</w:t>
      </w:r>
      <w:r w:rsidR="00B33936" w:rsidRPr="00244BC6">
        <w:rPr>
          <w:rStyle w:val="Heading3Char"/>
        </w:rPr>
        <w:t xml:space="preserve">naliza pozicije </w:t>
      </w:r>
      <w:r w:rsidRPr="00244BC6">
        <w:rPr>
          <w:rStyle w:val="Heading3Char"/>
        </w:rPr>
        <w:t xml:space="preserve">napadača </w:t>
      </w:r>
      <w:r w:rsidR="00971766" w:rsidRPr="00244BC6">
        <w:rPr>
          <w:rStyle w:val="Heading3Char"/>
        </w:rPr>
        <w:t>i</w:t>
      </w:r>
      <w:r w:rsidRPr="00244BC6">
        <w:rPr>
          <w:rStyle w:val="Heading3Char"/>
        </w:rPr>
        <w:t xml:space="preserve"> veznjaka na osnovu parametara Ball Control</w:t>
      </w:r>
    </w:p>
    <w:p w14:paraId="49964525" w14:textId="731D1A72" w:rsidR="003059A2" w:rsidRPr="00CE497F" w:rsidRDefault="003059A2" w:rsidP="003059A2"/>
    <w:p w14:paraId="395DD6BA" w14:textId="40418694" w:rsidR="00BF0B06" w:rsidRPr="00BF0B06" w:rsidRDefault="00BF0B06" w:rsidP="00BF0B06"/>
    <w:p w14:paraId="3A5F07EA" w14:textId="77777777" w:rsidR="000F6777" w:rsidRDefault="000F6777" w:rsidP="001C1608"/>
    <w:p w14:paraId="1B337829" w14:textId="77777777" w:rsidR="00EF26C7" w:rsidRDefault="00EF26C7" w:rsidP="001C1608"/>
    <w:p w14:paraId="2174ADA2" w14:textId="77777777" w:rsidR="00EF26C7" w:rsidRDefault="00EF26C7" w:rsidP="001C1608"/>
    <w:p w14:paraId="7157BF68" w14:textId="77777777" w:rsidR="00EF26C7" w:rsidRDefault="00EF26C7" w:rsidP="001C1608"/>
    <w:p w14:paraId="78EE350D" w14:textId="77777777" w:rsidR="00EF26C7" w:rsidRDefault="00EF26C7" w:rsidP="001C1608"/>
    <w:p w14:paraId="007C9667" w14:textId="77777777" w:rsidR="00EF26C7" w:rsidRDefault="00EF26C7" w:rsidP="001C1608"/>
    <w:p w14:paraId="65378311" w14:textId="77777777" w:rsidR="00EF26C7" w:rsidRDefault="00EF26C7" w:rsidP="001C1608">
      <w:pPr>
        <w:rPr>
          <w:sz w:val="20"/>
          <w:szCs w:val="20"/>
        </w:rPr>
      </w:pPr>
    </w:p>
    <w:p w14:paraId="567B4986" w14:textId="77777777" w:rsidR="009A3C1E" w:rsidRPr="009A3C1E" w:rsidRDefault="009A3C1E" w:rsidP="001C1608">
      <w:pPr>
        <w:rPr>
          <w:sz w:val="20"/>
          <w:szCs w:val="20"/>
        </w:rPr>
      </w:pPr>
    </w:p>
    <w:p w14:paraId="452CAFB1" w14:textId="2BF61873" w:rsidR="008C50A1" w:rsidRPr="00840695" w:rsidRDefault="008C50A1" w:rsidP="008C50A1">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Histogram za Ball Control - napadači</w:t>
      </w:r>
    </w:p>
    <w:p w14:paraId="5E5CEF64"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ggplot(attackers_data, aes(x = Ball.Control)) +</w:t>
      </w:r>
    </w:p>
    <w:p w14:paraId="2E58C438"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geom_histogram(bins = 40, fill = "yellow", color = "black", alpha = 0.8) +</w:t>
      </w:r>
    </w:p>
    <w:p w14:paraId="74ED1FD7" w14:textId="77777777" w:rsidR="00364DAC"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labs(title = "Raspodela atributa Ball Control kod napadača", x = "Ball Control",</w:t>
      </w:r>
    </w:p>
    <w:p w14:paraId="3E766C03" w14:textId="7168379E" w:rsidR="008C50A1" w:rsidRPr="009A3C1E" w:rsidRDefault="00364DAC"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Pr>
          <w:rFonts w:ascii="Consolas" w:hAnsi="Consolas"/>
          <w:sz w:val="20"/>
          <w:szCs w:val="20"/>
        </w:rPr>
        <w:t xml:space="preserve"> </w:t>
      </w:r>
      <w:r w:rsidR="008C50A1" w:rsidRPr="009A3C1E">
        <w:rPr>
          <w:rFonts w:ascii="Consolas" w:hAnsi="Consolas"/>
          <w:sz w:val="20"/>
          <w:szCs w:val="20"/>
        </w:rPr>
        <w:t xml:space="preserve"> y = "Broj igrača"</w:t>
      </w:r>
    </w:p>
    <w:p w14:paraId="73887533" w14:textId="6453D87D"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r w:rsidRPr="009A3C1E">
        <w:rPr>
          <w:rFonts w:ascii="Consolas" w:hAnsi="Consolas"/>
          <w:sz w:val="20"/>
          <w:szCs w:val="20"/>
        </w:rPr>
        <w:t xml:space="preserve"> theme_minimal() +</w:t>
      </w:r>
    </w:p>
    <w:p w14:paraId="624EF11E" w14:textId="491CA065" w:rsidR="009A3C1E" w:rsidRPr="00364DAC" w:rsidRDefault="008C50A1" w:rsidP="00364DAC">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4F1FDF46" w14:textId="77777777" w:rsidR="009A3C1E" w:rsidRDefault="009A3C1E" w:rsidP="008C50A1"/>
    <w:p w14:paraId="6BCB6B94" w14:textId="757E50BD" w:rsidR="008C50A1" w:rsidRPr="00364DAC" w:rsidRDefault="008C50A1" w:rsidP="008C50A1">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#Hisogram za Ball Control - veznjaci</w:t>
      </w:r>
    </w:p>
    <w:p w14:paraId="75EB034D"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ggplot(midfielders_data, aes(x = Ball.Control)) +</w:t>
      </w:r>
    </w:p>
    <w:p w14:paraId="53EA8899"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geom_histogram(bins = 40, fill = "green", color = "black", alpha = 0.8) +</w:t>
      </w:r>
    </w:p>
    <w:p w14:paraId="67873783"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496985F0"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"Raspodela atributa Ball Control kod veznjaka",</w:t>
      </w:r>
    </w:p>
    <w:p w14:paraId="704430DC"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"Ball Control",</w:t>
      </w:r>
    </w:p>
    <w:p w14:paraId="03135E9D"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"Broj igrača"</w:t>
      </w:r>
    </w:p>
    <w:p w14:paraId="192155B9"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2EE265E3" w14:textId="77777777"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07B05372" w14:textId="44F9E85F" w:rsidR="008C50A1" w:rsidRPr="009A3C1E" w:rsidRDefault="008C50A1" w:rsidP="008C50A1">
      <w:pPr>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37616F23" w14:textId="47E54630" w:rsidR="008C50A1" w:rsidRPr="008C50A1" w:rsidRDefault="008C50A1" w:rsidP="008C50A1">
      <w:pPr>
        <w:pStyle w:val="Caption"/>
        <w:jc w:val="center"/>
      </w:pPr>
      <w:r w:rsidRPr="00635FFE">
        <w:t xml:space="preserve">R kod za crtanje grafika </w:t>
      </w:r>
      <w:r>
        <w:t>B-a</w:t>
      </w:r>
      <w:r w:rsidRPr="00635FFE">
        <w:t xml:space="preserve"> u odnosu na </w:t>
      </w:r>
      <w:r>
        <w:t>broj igrača</w:t>
      </w:r>
    </w:p>
    <w:p w14:paraId="0D431D81" w14:textId="72914823" w:rsidR="00084DFC" w:rsidRPr="00084DFC" w:rsidRDefault="007D591A" w:rsidP="00084DFC">
      <w:r>
        <w:rPr>
          <w:noProof/>
        </w:rPr>
        <mc:AlternateContent>
          <mc:Choice Requires="wps">
            <w:drawing>
              <wp:anchor distT="0" distB="0" distL="114300" distR="114300" simplePos="0" relativeHeight="251563520" behindDoc="0" locked="0" layoutInCell="1" allowOverlap="1" wp14:anchorId="2F8B3C0E" wp14:editId="7C0E3F44">
                <wp:simplePos x="0" y="0"/>
                <wp:positionH relativeFrom="margin">
                  <wp:posOffset>-304800</wp:posOffset>
                </wp:positionH>
                <wp:positionV relativeFrom="paragraph">
                  <wp:posOffset>4238625</wp:posOffset>
                </wp:positionV>
                <wp:extent cx="6334125" cy="635"/>
                <wp:effectExtent l="0" t="0" r="9525" b="0"/>
                <wp:wrapThrough wrapText="bothSides">
                  <wp:wrapPolygon edited="0">
                    <wp:start x="0" y="0"/>
                    <wp:lineTo x="0" y="20057"/>
                    <wp:lineTo x="21568" y="20057"/>
                    <wp:lineTo x="21568" y="0"/>
                    <wp:lineTo x="0" y="0"/>
                  </wp:wrapPolygon>
                </wp:wrapThrough>
                <wp:docPr id="2111474512" name="Text Box 1"/>
                <wp:cNvGraphicFramePr/>
                <a:graphic xmlns:a="http://schemas.openxmlformats.org/drawingml/2006/main">
                  <a:graphicData uri="http://schemas.microsoft.com/office/word/2010/wordprocessingShape">
                    <wps:wsp>
                      <wps:cNvSpPr txBox="1"/>
                      <wps:spPr>
                        <a:xfrm>
                          <a:off x="0" y="0"/>
                          <a:ext cx="6505575" cy="635"/>
                        </a:xfrm>
                        <a:prstGeom prst="rect">
                          <a:avLst/>
                        </a:prstGeom>
                        <a:solidFill>
                          <a:prstClr val="white"/>
                        </a:solidFill>
                        <a:ln>
                          <a:noFill/>
                        </a:ln>
                      </wps:spPr>
                      <wps:txbx>
                        <w:txbxContent>
                          <w:p w14:paraId="230A3934" w14:textId="77777777" w:rsidR="001B77F2" w:rsidRPr="00F32934" w:rsidRDefault="001B77F2" w:rsidP="001B77F2">
                            <w:pPr>
                              <w:pStyle w:val="Caption"/>
                              <w:jc w:val="center"/>
                            </w:pPr>
                            <w:r>
                              <w:t>Histogram raspodele ocene Ball Control-a  u odnosu na broj igrača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8B3C0E" id="_x0000_s1032" type="#_x0000_t202" style="position:absolute;margin-left:-24pt;margin-top:333.75pt;width:498.75pt;height:.05pt;z-index:251563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PkGgIAAD8EAAAOAAAAZHJzL2Uyb0RvYy54bWysU8Fu2zAMvQ/YPwi6L046JB2M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" stroked="f">
                <v:textbox style="mso-fit-shape-to-text:t" inset="0,0,0,0">
                  <w:txbxContent>
                    <w:p w14:paraId="230A3934" w14:textId="77777777" w:rsidR="001B77F2" w:rsidRPr="00F32934" w:rsidRDefault="001B77F2" w:rsidP="001B77F2">
                      <w:pPr>
                        <w:pStyle w:val="Caption"/>
                        <w:jc w:val="center"/>
                      </w:pPr>
                      <w:r>
                        <w:t>Histogram raspodele ocene Ball Control-a  u odnosu na broj igrača</w:t>
                      </w:r>
                    </w:p>
                  </w:txbxContent>
                </v:textbox>
                <w10:wrap type="through" anchorx="margin"/>
              </v:shape>
            </w:pict>
          </mc:Fallback>
        </mc:AlternateContent>
      </w:r>
      <w:r w:rsidR="005521D5">
        <w:rPr>
          <w:noProof/>
        </w:rPr>
        <w:drawing>
          <wp:anchor distT="0" distB="0" distL="114300" distR="114300" simplePos="0" relativeHeight="251559424" behindDoc="0" locked="0" layoutInCell="1" allowOverlap="1" wp14:anchorId="41905ADF" wp14:editId="42BA8FF9">
            <wp:simplePos x="0" y="0"/>
            <wp:positionH relativeFrom="page">
              <wp:posOffset>469900</wp:posOffset>
            </wp:positionH>
            <wp:positionV relativeFrom="paragraph">
              <wp:posOffset>0</wp:posOffset>
            </wp:positionV>
            <wp:extent cx="6550660" cy="4235450"/>
            <wp:effectExtent l="0" t="0" r="2540" b="0"/>
            <wp:wrapThrough wrapText="bothSides">
              <wp:wrapPolygon edited="0">
                <wp:start x="0" y="0"/>
                <wp:lineTo x="0" y="21470"/>
                <wp:lineTo x="21546" y="21470"/>
                <wp:lineTo x="21546" y="0"/>
                <wp:lineTo x="0" y="0"/>
              </wp:wrapPolygon>
            </wp:wrapThrough>
            <wp:docPr id="9098053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50660" cy="4235450"/>
                    </a:xfrm>
                    <a:prstGeom prst="rect">
                      <a:avLst/>
                    </a:prstGeom>
                    <a:noFill/>
                  </pic:spPr>
                </pic:pic>
              </a:graphicData>
            </a:graphic>
            <wp14:sizeRelH relativeFrom="margin">
              <wp14:pctWidth>0</wp14:pctWidth>
            </wp14:sizeRelH>
            <wp14:sizeRelV relativeFrom="margin">
              <wp14:pctHeight>0</wp14:pctHeight>
            </wp14:sizeRelV>
          </wp:anchor>
        </w:drawing>
      </w:r>
    </w:p>
    <w:p w14:paraId="3B754719" w14:textId="77777777" w:rsidR="007F6FDD" w:rsidRPr="007F6FDD" w:rsidRDefault="007F6FDD" w:rsidP="007F6FDD">
      <w:pPr>
        <w:jc w:val="both"/>
      </w:pPr>
      <w:r w:rsidRPr="007F6FDD">
        <w:lastRenderedPageBreak/>
        <w:t xml:space="preserve">Sa histograma se vidi da se vrednosti atributa </w:t>
      </w:r>
      <w:r w:rsidRPr="007F6FDD">
        <w:rPr>
          <w:b/>
          <w:bCs/>
        </w:rPr>
        <w:t>Ball Control</w:t>
      </w:r>
      <w:r w:rsidRPr="007F6FDD">
        <w:t xml:space="preserve"> i kod veznjaka i kod napadača uglavnom nalaze u višem srednjem opsegu, najčešće između </w:t>
      </w:r>
      <w:r w:rsidRPr="007F6FDD">
        <w:rPr>
          <w:b/>
          <w:bCs/>
        </w:rPr>
        <w:t>60 i 75</w:t>
      </w:r>
      <w:r w:rsidRPr="007F6FDD">
        <w:t xml:space="preserve"> poena. Raspodele su sličnog oblika i ne pokazuju nelogične ili ekstremne vrednosti.</w:t>
      </w:r>
    </w:p>
    <w:p w14:paraId="1D355FBA" w14:textId="77777777" w:rsidR="007F6FDD" w:rsidRPr="007F6FDD" w:rsidRDefault="007F6FDD" w:rsidP="007F6FDD">
      <w:pPr>
        <w:jc w:val="both"/>
      </w:pPr>
      <w:r w:rsidRPr="007F6FDD">
        <w:t>Kod napadača je primetno blago pomeranje ka većim vrednostima, što je u skladu sa njihovom ulogom u završnici akcija. S druge strane, i veznjaci imaju visoke vrednosti ovog atributa, jer je kontrola lopte ključna za organizaciju igre.</w:t>
      </w:r>
    </w:p>
    <w:p w14:paraId="3F0952D6" w14:textId="1FA587B4" w:rsidR="008A7E89" w:rsidRDefault="007F6FDD" w:rsidP="00DA5A23">
      <w:pPr>
        <w:jc w:val="both"/>
      </w:pPr>
      <w:r w:rsidRPr="007F6FDD">
        <w:t xml:space="preserve">Atribut </w:t>
      </w:r>
      <w:r w:rsidRPr="007F6FDD">
        <w:rPr>
          <w:b/>
          <w:bCs/>
        </w:rPr>
        <w:t>Ball Control</w:t>
      </w:r>
      <w:r w:rsidRPr="007F6FDD">
        <w:t xml:space="preserve"> ima izuzetno jaku povezanost sa ukupnim rejtingom (OVR) kod obe grupe igrača (korelacija oko </w:t>
      </w:r>
      <w:r w:rsidRPr="007F6FDD">
        <w:rPr>
          <w:b/>
          <w:bCs/>
        </w:rPr>
        <w:t>0.93</w:t>
      </w:r>
      <w:r w:rsidRPr="007F6FDD">
        <w:t>), što potvrđuje da predstavlja jedan od najvažnijih pokazatelja kvaliteta igrača.</w:t>
      </w:r>
    </w:p>
    <w:p w14:paraId="7361CBA4" w14:textId="77777777" w:rsidR="002F3BCF" w:rsidRDefault="002F3BCF" w:rsidP="00DA5A23">
      <w:pPr>
        <w:jc w:val="both"/>
      </w:pPr>
    </w:p>
    <w:p w14:paraId="49CC45AE" w14:textId="7C513AED" w:rsidR="002F3BCF" w:rsidRPr="005462B0" w:rsidRDefault="00E943B6" w:rsidP="00244BC6">
      <w:pPr>
        <w:pStyle w:val="Heading3"/>
        <w:rPr>
          <w:lang w:val="sr-Latn-RS"/>
        </w:rPr>
      </w:pPr>
      <w:bookmarkStart w:id="13" w:name="_Toc222237935"/>
      <w:r w:rsidRPr="005462B0">
        <w:t>Distribucija tipova kartica kod veznjaka I napada</w:t>
      </w:r>
      <w:r w:rsidR="00B61360" w:rsidRPr="005462B0">
        <w:rPr>
          <w:lang w:val="sr-Latn-RS"/>
        </w:rPr>
        <w:t>ča</w:t>
      </w:r>
      <w:bookmarkEnd w:id="13"/>
    </w:p>
    <w:p w14:paraId="238DA824" w14:textId="7725D1B5" w:rsidR="00DA5A23" w:rsidRDefault="001E0142" w:rsidP="005A5B42">
      <w:pPr>
        <w:pStyle w:val="Caption"/>
        <w:jc w:val="center"/>
        <w:rPr>
          <w:lang w:val="sr-Latn-RS"/>
        </w:rPr>
      </w:pPr>
      <w:r>
        <w:rPr>
          <w:noProof/>
          <w:lang w:val="sr-Latn-RS"/>
        </w:rPr>
        <w:drawing>
          <wp:inline distT="0" distB="0" distL="0" distR="0" wp14:anchorId="7A0FAB2C" wp14:editId="2902C5B6">
            <wp:extent cx="5105400" cy="3687690"/>
            <wp:effectExtent l="0" t="0" r="0" b="8255"/>
            <wp:docPr id="1621725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23479" cy="3700749"/>
                    </a:xfrm>
                    <a:prstGeom prst="rect">
                      <a:avLst/>
                    </a:prstGeom>
                    <a:noFill/>
                    <a:ln>
                      <a:noFill/>
                    </a:ln>
                  </pic:spPr>
                </pic:pic>
              </a:graphicData>
            </a:graphic>
          </wp:inline>
        </w:drawing>
      </w:r>
    </w:p>
    <w:p w14:paraId="63BFC098" w14:textId="77777777" w:rsidR="00CC075B" w:rsidRDefault="005A5B42" w:rsidP="005A5B42">
      <w:pPr>
        <w:pStyle w:val="Caption"/>
        <w:jc w:val="center"/>
        <w:rPr>
          <w:lang w:val="sr-Latn-RS"/>
        </w:rPr>
      </w:pPr>
      <w:r>
        <w:rPr>
          <w:lang w:val="sr-Latn-RS"/>
        </w:rPr>
        <w:t>BarPlot distrtibucije tipova kartica kod veznjaka</w:t>
      </w:r>
    </w:p>
    <w:p w14:paraId="0C974680" w14:textId="131D6304" w:rsidR="006012CA" w:rsidRDefault="0001686E" w:rsidP="006012CA">
      <w:pPr>
        <w:rPr>
          <w:lang w:val="sr-Latn-RS"/>
        </w:rPr>
      </w:pPr>
      <w:r>
        <w:rPr>
          <w:noProof/>
        </w:rPr>
        <mc:AlternateContent>
          <mc:Choice Requires="wps">
            <w:drawing>
              <wp:anchor distT="0" distB="0" distL="114300" distR="114300" simplePos="0" relativeHeight="251575808" behindDoc="0" locked="0" layoutInCell="1" allowOverlap="1" wp14:anchorId="4607E0D7" wp14:editId="5C73999F">
                <wp:simplePos x="0" y="0"/>
                <wp:positionH relativeFrom="column">
                  <wp:posOffset>431165</wp:posOffset>
                </wp:positionH>
                <wp:positionV relativeFrom="paragraph">
                  <wp:posOffset>3497580</wp:posOffset>
                </wp:positionV>
                <wp:extent cx="5260975" cy="635"/>
                <wp:effectExtent l="0" t="0" r="0" b="0"/>
                <wp:wrapNone/>
                <wp:docPr id="484328730" name="Text Box 1"/>
                <wp:cNvGraphicFramePr/>
                <a:graphic xmlns:a="http://schemas.openxmlformats.org/drawingml/2006/main">
                  <a:graphicData uri="http://schemas.microsoft.com/office/word/2010/wordprocessingShape">
                    <wps:wsp>
                      <wps:cNvSpPr txBox="1"/>
                      <wps:spPr>
                        <a:xfrm>
                          <a:off x="0" y="0"/>
                          <a:ext cx="5260975" cy="635"/>
                        </a:xfrm>
                        <a:prstGeom prst="rect">
                          <a:avLst/>
                        </a:prstGeom>
                        <a:solidFill>
                          <a:prstClr val="white"/>
                        </a:solidFill>
                        <a:ln>
                          <a:noFill/>
                        </a:ln>
                      </wps:spPr>
                      <wps:txbx>
                        <w:txbxContent>
                          <w:p w14:paraId="61772A69" w14:textId="2F26CE0A" w:rsidR="0001686E" w:rsidRPr="00424E40" w:rsidRDefault="0001686E" w:rsidP="0001686E">
                            <w:pPr>
                              <w:pStyle w:val="Caption"/>
                              <w:jc w:val="center"/>
                              <w:rPr>
                                <w:noProof/>
                                <w:lang w:val="sr-Latn-RS"/>
                              </w:rPr>
                            </w:pPr>
                            <w:r>
                              <w:rPr>
                                <w:lang w:val="sr-Latn-RS"/>
                              </w:rPr>
                              <w:t>BarPlot distrtibucije tipova kartica kod napadača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07E0D7" id="_x0000_s1033" type="#_x0000_t202" style="position:absolute;margin-left:33.95pt;margin-top:275.4pt;width:414.25pt;height:.05pt;z-index:25157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6wlGwIAAD8EAAAOAAAAZHJzL2Uyb0RvYy54bWysU8Fu2zAMvQ/YPwi6L04yJGu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" stroked="f">
                <v:textbox style="mso-fit-shape-to-text:t" inset="0,0,0,0">
                  <w:txbxContent>
                    <w:p w14:paraId="61772A69" w14:textId="2F26CE0A" w:rsidR="0001686E" w:rsidRPr="00424E40" w:rsidRDefault="0001686E" w:rsidP="0001686E">
                      <w:pPr>
                        <w:pStyle w:val="Caption"/>
                        <w:jc w:val="center"/>
                        <w:rPr>
                          <w:noProof/>
                          <w:lang w:val="sr-Latn-RS"/>
                        </w:rPr>
                      </w:pPr>
                      <w:r>
                        <w:rPr>
                          <w:lang w:val="sr-Latn-RS"/>
                        </w:rPr>
                        <w:t>BarPlot distrtibucije tipova kartica kod napadača</w:t>
                      </w:r>
                    </w:p>
                  </w:txbxContent>
                </v:textbox>
              </v:shape>
            </w:pict>
          </mc:Fallback>
        </mc:AlternateContent>
      </w:r>
    </w:p>
    <w:p w14:paraId="7F1F1EC7" w14:textId="77777777" w:rsidR="006012CA" w:rsidRDefault="006012CA" w:rsidP="006012CA">
      <w:pPr>
        <w:rPr>
          <w:lang w:val="sr-Latn-RS"/>
        </w:rPr>
      </w:pPr>
    </w:p>
    <w:p w14:paraId="0310E662" w14:textId="2C8B0D02" w:rsidR="004743F1" w:rsidRDefault="004743F1" w:rsidP="0001686E">
      <w:pPr>
        <w:pStyle w:val="Caption"/>
        <w:rPr>
          <w:lang w:val="sr-Latn-RS"/>
        </w:rPr>
      </w:pPr>
    </w:p>
    <w:p w14:paraId="6A23D7A8" w14:textId="6C53A1D8" w:rsidR="004743F1" w:rsidRDefault="004743F1" w:rsidP="00FC5276">
      <w:pPr>
        <w:jc w:val="center"/>
        <w:rPr>
          <w:lang w:val="sr-Latn-RS"/>
        </w:rPr>
      </w:pPr>
    </w:p>
    <w:p w14:paraId="194AE220" w14:textId="696C450D" w:rsidR="00EE308F" w:rsidRDefault="00EE308F" w:rsidP="00FC5276">
      <w:pPr>
        <w:pStyle w:val="Caption"/>
        <w:jc w:val="center"/>
      </w:pPr>
      <w:r>
        <w:rPr>
          <w:noProof/>
          <w:lang w:val="sr-Latn-RS"/>
        </w:rPr>
        <w:lastRenderedPageBreak/>
        <w:drawing>
          <wp:anchor distT="0" distB="0" distL="114300" distR="114300" simplePos="0" relativeHeight="251658253" behindDoc="1" locked="0" layoutInCell="1" allowOverlap="1" wp14:anchorId="5D70C18E" wp14:editId="50FF324A">
            <wp:simplePos x="0" y="0"/>
            <wp:positionH relativeFrom="margin">
              <wp:align>center</wp:align>
            </wp:positionH>
            <wp:positionV relativeFrom="paragraph">
              <wp:posOffset>-116840</wp:posOffset>
            </wp:positionV>
            <wp:extent cx="5260975" cy="3416060"/>
            <wp:effectExtent l="0" t="0" r="0" b="0"/>
            <wp:wrapNone/>
            <wp:docPr id="206756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0975" cy="3416060"/>
                    </a:xfrm>
                    <a:prstGeom prst="rect">
                      <a:avLst/>
                    </a:prstGeom>
                    <a:noFill/>
                    <a:ln>
                      <a:noFill/>
                    </a:ln>
                  </pic:spPr>
                </pic:pic>
              </a:graphicData>
            </a:graphic>
            <wp14:sizeRelV relativeFrom="margin">
              <wp14:pctHeight>0</wp14:pctHeight>
            </wp14:sizeRelV>
          </wp:anchor>
        </w:drawing>
      </w:r>
    </w:p>
    <w:p w14:paraId="4FB120AA" w14:textId="77777777" w:rsidR="00EE308F" w:rsidRDefault="00EE308F" w:rsidP="00FC5276">
      <w:pPr>
        <w:pStyle w:val="Caption"/>
        <w:jc w:val="center"/>
      </w:pPr>
    </w:p>
    <w:p w14:paraId="5E78CD3C" w14:textId="77777777" w:rsidR="00EE308F" w:rsidRDefault="00EE308F" w:rsidP="00FC5276">
      <w:pPr>
        <w:pStyle w:val="Caption"/>
        <w:jc w:val="center"/>
      </w:pPr>
    </w:p>
    <w:p w14:paraId="03B99AA5" w14:textId="77777777" w:rsidR="00EE308F" w:rsidRDefault="00EE308F" w:rsidP="00FC5276">
      <w:pPr>
        <w:pStyle w:val="Caption"/>
        <w:jc w:val="center"/>
      </w:pPr>
    </w:p>
    <w:p w14:paraId="5CF3B8B3" w14:textId="77777777" w:rsidR="00EE308F" w:rsidRDefault="00EE308F" w:rsidP="00FC5276">
      <w:pPr>
        <w:pStyle w:val="Caption"/>
        <w:jc w:val="center"/>
      </w:pPr>
    </w:p>
    <w:p w14:paraId="1177FD1D" w14:textId="77777777" w:rsidR="00EE308F" w:rsidRDefault="00EE308F" w:rsidP="00FC5276">
      <w:pPr>
        <w:pStyle w:val="Caption"/>
        <w:jc w:val="center"/>
      </w:pPr>
    </w:p>
    <w:p w14:paraId="503B8BF0" w14:textId="77777777" w:rsidR="00EE308F" w:rsidRDefault="00EE308F" w:rsidP="00FC5276">
      <w:pPr>
        <w:pStyle w:val="Caption"/>
        <w:jc w:val="center"/>
      </w:pPr>
    </w:p>
    <w:p w14:paraId="63B353C6" w14:textId="77777777" w:rsidR="00EE308F" w:rsidRDefault="00EE308F" w:rsidP="00FC5276">
      <w:pPr>
        <w:pStyle w:val="Caption"/>
        <w:jc w:val="center"/>
      </w:pPr>
    </w:p>
    <w:p w14:paraId="65EBCB04" w14:textId="77777777" w:rsidR="00EE308F" w:rsidRDefault="00EE308F" w:rsidP="00FC5276">
      <w:pPr>
        <w:pStyle w:val="Caption"/>
        <w:jc w:val="center"/>
      </w:pPr>
    </w:p>
    <w:p w14:paraId="0166D262" w14:textId="77777777" w:rsidR="00EE308F" w:rsidRDefault="00EE308F" w:rsidP="00FC5276">
      <w:pPr>
        <w:pStyle w:val="Caption"/>
        <w:jc w:val="center"/>
      </w:pPr>
    </w:p>
    <w:p w14:paraId="35572B7E" w14:textId="77777777" w:rsidR="00EE308F" w:rsidRDefault="00EE308F" w:rsidP="00FC5276">
      <w:pPr>
        <w:pStyle w:val="Caption"/>
        <w:jc w:val="center"/>
      </w:pPr>
    </w:p>
    <w:p w14:paraId="7A2D46C4" w14:textId="77777777" w:rsidR="00EE308F" w:rsidRDefault="00EE308F" w:rsidP="00FC5276">
      <w:pPr>
        <w:pStyle w:val="Caption"/>
        <w:jc w:val="center"/>
      </w:pPr>
    </w:p>
    <w:p w14:paraId="598F8C9C" w14:textId="77777777" w:rsidR="00EE308F" w:rsidRDefault="00EE308F" w:rsidP="00FC5276">
      <w:pPr>
        <w:pStyle w:val="Caption"/>
        <w:jc w:val="center"/>
      </w:pPr>
    </w:p>
    <w:p w14:paraId="54818B84" w14:textId="32BE16AB" w:rsidR="008C50A1" w:rsidRDefault="00FC5276" w:rsidP="00EE308F">
      <w:pPr>
        <w:pStyle w:val="Caption"/>
        <w:jc w:val="center"/>
      </w:pPr>
      <w:r w:rsidRPr="00635FFE">
        <w:t xml:space="preserve">R kod za crtanje </w:t>
      </w:r>
      <w:r>
        <w:t>BarPlota distribucija tipova kartica</w:t>
      </w:r>
    </w:p>
    <w:p w14:paraId="44D2E058"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ggplot(attackers_data, aes(CardType)) +</w:t>
      </w:r>
    </w:p>
    <w:p w14:paraId="68F56011"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geom_bar(fill = "skyblue", color = "black") +</w:t>
      </w:r>
    </w:p>
    <w:p w14:paraId="5A7E4A48" w14:textId="4EB77DF9"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labs( title = "Distribucija tipova kartica kod napadača",</w:t>
      </w:r>
      <w:r w:rsidRPr="009A3C1E">
        <w:rPr>
          <w:sz w:val="22"/>
          <w:szCs w:val="22"/>
        </w:rPr>
        <w:t xml:space="preserve"> x = "Tip kartice igrača",</w:t>
      </w:r>
    </w:p>
    <w:p w14:paraId="39F49BBA"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y = "Broj igrača"</w:t>
      </w:r>
    </w:p>
    <w:p w14:paraId="7806F3CD"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 +</w:t>
      </w:r>
    </w:p>
    <w:p w14:paraId="3DC3F962"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theme_minimal() +</w:t>
      </w:r>
    </w:p>
    <w:p w14:paraId="7C7625C2" w14:textId="0CF39E9B" w:rsidR="002F3B6C" w:rsidRPr="00EE308F" w:rsidRDefault="002F3B6C" w:rsidP="00EE308F">
      <w:pPr>
        <w:pBdr>
          <w:top w:val="single" w:sz="4" w:space="1" w:color="auto"/>
          <w:left w:val="single" w:sz="4" w:space="4" w:color="auto"/>
          <w:bottom w:val="single" w:sz="4" w:space="1" w:color="auto"/>
          <w:right w:val="single" w:sz="4" w:space="4" w:color="auto"/>
        </w:pBdr>
        <w:jc w:val="both"/>
        <w:rPr>
          <w:sz w:val="22"/>
          <w:szCs w:val="22"/>
        </w:rPr>
      </w:pPr>
      <w:r w:rsidRPr="009A3C1E">
        <w:rPr>
          <w:sz w:val="22"/>
          <w:szCs w:val="22"/>
        </w:rPr>
        <w:t xml:space="preserve">  theme(plot.title = element_text(hjust = 0.5, face = "bold"))</w:t>
      </w:r>
    </w:p>
    <w:p w14:paraId="5B937AD6"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ggplot(midfielders_data, aes(CardType)) +</w:t>
      </w:r>
    </w:p>
    <w:p w14:paraId="43DC4B38"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geom_bar(fill = "skyblue", color = "black") +</w:t>
      </w:r>
    </w:p>
    <w:p w14:paraId="753E7743"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labs(</w:t>
      </w:r>
    </w:p>
    <w:p w14:paraId="78722FF6"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title = "Distribucija tipova kartica kod veznjaka",</w:t>
      </w:r>
    </w:p>
    <w:p w14:paraId="4FA6DC7D"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x = "Tip kartice igrača",</w:t>
      </w:r>
    </w:p>
    <w:p w14:paraId="4F658572"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y = "Broj igrača"</w:t>
      </w:r>
    </w:p>
    <w:p w14:paraId="04BD3EAF"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 +</w:t>
      </w:r>
    </w:p>
    <w:p w14:paraId="6B1A7200" w14:textId="77777777"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theme_minimal() +</w:t>
      </w:r>
    </w:p>
    <w:p w14:paraId="42E9D139" w14:textId="465153D5" w:rsidR="002F3B6C" w:rsidRPr="009A3C1E" w:rsidRDefault="002F3B6C" w:rsidP="002F3B6C">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theme(plot.title = element_text(hjust = 0.5, face = "bold"))</w:t>
      </w:r>
    </w:p>
    <w:p w14:paraId="4D6D09DE" w14:textId="5AFD979B" w:rsidR="002F3B6C" w:rsidRDefault="002F3B6C" w:rsidP="002F3B6C">
      <w:pPr>
        <w:pStyle w:val="Caption"/>
        <w:jc w:val="center"/>
      </w:pPr>
      <w:r>
        <w:lastRenderedPageBreak/>
        <w:t>R kod za crtanje BarPlota distribucije kartica kod napadača I veznjaka</w:t>
      </w:r>
    </w:p>
    <w:p w14:paraId="241E328B" w14:textId="77777777" w:rsidR="004F0ACC" w:rsidRPr="004F0ACC" w:rsidRDefault="004F0ACC" w:rsidP="003F612C">
      <w:pPr>
        <w:jc w:val="both"/>
      </w:pPr>
      <w:r w:rsidRPr="004F0ACC">
        <w:t xml:space="preserve">Na grafikonima se prikazuje raspodela </w:t>
      </w:r>
      <w:r w:rsidRPr="004F0ACC">
        <w:rPr>
          <w:b/>
          <w:bCs/>
        </w:rPr>
        <w:t>tipova kartica</w:t>
      </w:r>
      <w:r w:rsidRPr="004F0ACC">
        <w:t xml:space="preserve"> (Bronze, Silver, Gold) kod </w:t>
      </w:r>
      <w:r w:rsidRPr="004F0ACC">
        <w:rPr>
          <w:b/>
          <w:bCs/>
        </w:rPr>
        <w:t>veznih igrača</w:t>
      </w:r>
      <w:r w:rsidRPr="004F0ACC">
        <w:t xml:space="preserve"> i </w:t>
      </w:r>
      <w:r w:rsidRPr="004F0ACC">
        <w:rPr>
          <w:b/>
          <w:bCs/>
        </w:rPr>
        <w:t>napadača</w:t>
      </w:r>
      <w:r w:rsidRPr="004F0ACC">
        <w:t xml:space="preserve">. Kod oba skupa podataka, </w:t>
      </w:r>
      <w:r w:rsidRPr="004F0ACC">
        <w:rPr>
          <w:b/>
          <w:bCs/>
        </w:rPr>
        <w:t>Silver kartice</w:t>
      </w:r>
      <w:r w:rsidRPr="004F0ACC">
        <w:t xml:space="preserve"> dominiraju, što znači da većina igrača ima prosečne vrednosti ukupnog rejtinga (</w:t>
      </w:r>
      <w:r w:rsidRPr="004F0ACC">
        <w:rPr>
          <w:b/>
          <w:bCs/>
        </w:rPr>
        <w:t>OVR</w:t>
      </w:r>
      <w:r w:rsidRPr="004F0ACC">
        <w:t>).</w:t>
      </w:r>
    </w:p>
    <w:p w14:paraId="3585B1BF" w14:textId="77777777" w:rsidR="004F0ACC" w:rsidRPr="004F0ACC" w:rsidRDefault="004F0ACC" w:rsidP="003F612C">
      <w:pPr>
        <w:jc w:val="both"/>
      </w:pPr>
      <w:r w:rsidRPr="004F0ACC">
        <w:t xml:space="preserve">Za </w:t>
      </w:r>
      <w:r w:rsidRPr="004F0ACC">
        <w:rPr>
          <w:b/>
          <w:bCs/>
        </w:rPr>
        <w:t>napadače</w:t>
      </w:r>
      <w:r w:rsidRPr="004F0ACC">
        <w:t xml:space="preserve">, </w:t>
      </w:r>
      <w:r w:rsidRPr="004F0ACC">
        <w:rPr>
          <w:b/>
          <w:bCs/>
        </w:rPr>
        <w:t>Silver kartica</w:t>
      </w:r>
      <w:r w:rsidRPr="004F0ACC">
        <w:t xml:space="preserve"> je najzastupljenija, dok </w:t>
      </w:r>
      <w:r w:rsidRPr="004F0ACC">
        <w:rPr>
          <w:b/>
          <w:bCs/>
        </w:rPr>
        <w:t>Gold kartica</w:t>
      </w:r>
      <w:r w:rsidRPr="004F0ACC">
        <w:t xml:space="preserve"> predstavlja manji broj igrača sa višim </w:t>
      </w:r>
      <w:r w:rsidRPr="004F0ACC">
        <w:rPr>
          <w:b/>
          <w:bCs/>
        </w:rPr>
        <w:t>OVR</w:t>
      </w:r>
      <w:r w:rsidRPr="004F0ACC">
        <w:t xml:space="preserve"> vrednostima, dok je </w:t>
      </w:r>
      <w:r w:rsidRPr="004F0ACC">
        <w:rPr>
          <w:b/>
          <w:bCs/>
        </w:rPr>
        <w:t>Bronze</w:t>
      </w:r>
      <w:r w:rsidRPr="004F0ACC">
        <w:t xml:space="preserve"> kartica najmanje zastupljena. Ovo je očekivano, jer napadači sa nižim </w:t>
      </w:r>
      <w:r w:rsidRPr="004F0ACC">
        <w:rPr>
          <w:b/>
          <w:bCs/>
        </w:rPr>
        <w:t>OVR</w:t>
      </w:r>
      <w:r w:rsidRPr="004F0ACC">
        <w:t xml:space="preserve"> vrednostima čine manji procenat u odnosu na one sa višim vrednostima.</w:t>
      </w:r>
    </w:p>
    <w:p w14:paraId="6500CF84" w14:textId="77777777" w:rsidR="004F0ACC" w:rsidRPr="004F0ACC" w:rsidRDefault="004F0ACC" w:rsidP="003F612C">
      <w:pPr>
        <w:jc w:val="both"/>
      </w:pPr>
      <w:r w:rsidRPr="004F0ACC">
        <w:t xml:space="preserve">Za </w:t>
      </w:r>
      <w:r w:rsidRPr="004F0ACC">
        <w:rPr>
          <w:b/>
          <w:bCs/>
        </w:rPr>
        <w:t>vezne igrače</w:t>
      </w:r>
      <w:r w:rsidRPr="004F0ACC">
        <w:t xml:space="preserve">, raspodela je slična, ali </w:t>
      </w:r>
      <w:r w:rsidRPr="004F0ACC">
        <w:rPr>
          <w:b/>
          <w:bCs/>
        </w:rPr>
        <w:t>Silver kartica</w:t>
      </w:r>
      <w:r w:rsidRPr="004F0ACC">
        <w:t xml:space="preserve"> je još dominantnija, što ukazuje da većina veznih igrača ima solidan </w:t>
      </w:r>
      <w:r w:rsidRPr="004F0ACC">
        <w:rPr>
          <w:b/>
          <w:bCs/>
        </w:rPr>
        <w:t>OVR</w:t>
      </w:r>
      <w:r w:rsidRPr="004F0ACC">
        <w:t xml:space="preserve">. </w:t>
      </w:r>
      <w:r w:rsidRPr="004F0ACC">
        <w:rPr>
          <w:b/>
          <w:bCs/>
        </w:rPr>
        <w:t>Gold kartica</w:t>
      </w:r>
      <w:r w:rsidRPr="004F0ACC">
        <w:t xml:space="preserve"> je opet najmanje zastupljena, što znači da se samo manji broj veznjaka svrstava među igrače sa najvišim rejtingom.</w:t>
      </w:r>
    </w:p>
    <w:p w14:paraId="1E6E7E8D" w14:textId="66078D43" w:rsidR="001F43B7" w:rsidRDefault="004F0ACC" w:rsidP="00EE308F">
      <w:pPr>
        <w:jc w:val="both"/>
      </w:pPr>
      <w:r w:rsidRPr="004F0ACC">
        <w:t xml:space="preserve">Ovi podaci ukazuju na to da većina igrača, bilo da su napadači ili vezni, ima </w:t>
      </w:r>
      <w:r w:rsidRPr="004F0ACC">
        <w:rPr>
          <w:b/>
          <w:bCs/>
        </w:rPr>
        <w:t>prosečan ili malo iznadprosečan</w:t>
      </w:r>
      <w:r w:rsidRPr="004F0ACC">
        <w:t xml:space="preserve"> ukupni rejting, dok su igrači sa izuzetno visokim rejtingom u manjini.</w:t>
      </w:r>
    </w:p>
    <w:p w14:paraId="7ABB3CA1" w14:textId="622D67EF" w:rsidR="001F43B7" w:rsidRDefault="001F43B7" w:rsidP="001F43B7">
      <w:pPr>
        <w:pStyle w:val="Heading2"/>
        <w:rPr>
          <w:lang w:val="sr-Latn-RS"/>
        </w:rPr>
      </w:pPr>
      <w:bookmarkStart w:id="14" w:name="_Toc222237936"/>
      <w:r>
        <w:t>Bivarijantne analize napada</w:t>
      </w:r>
      <w:r>
        <w:rPr>
          <w:lang w:val="sr-Latn-RS"/>
        </w:rPr>
        <w:t>ča</w:t>
      </w:r>
      <w:bookmarkEnd w:id="14"/>
    </w:p>
    <w:p w14:paraId="44654DB2" w14:textId="77777777" w:rsidR="00A435E5" w:rsidRDefault="001E796D" w:rsidP="00CB4F60">
      <w:bookmarkStart w:id="15" w:name="_Toc222237937"/>
      <w:r w:rsidRPr="0070387F">
        <w:rPr>
          <w:rStyle w:val="Heading3Char"/>
        </w:rPr>
        <w:t>Korelacija između Finishing i OVR</w:t>
      </w:r>
      <w:bookmarkEnd w:id="15"/>
      <w:r w:rsidR="00DE0E2C">
        <w:rPr>
          <w:noProof/>
          <w:lang w:val="sr-Latn-RS"/>
        </w:rPr>
        <w:drawing>
          <wp:inline distT="0" distB="0" distL="0" distR="0" wp14:anchorId="73099884" wp14:editId="7FF2ACC4">
            <wp:extent cx="5314950" cy="3839049"/>
            <wp:effectExtent l="0" t="0" r="0" b="9525"/>
            <wp:docPr id="20493098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4950" cy="3839049"/>
                    </a:xfrm>
                    <a:prstGeom prst="rect">
                      <a:avLst/>
                    </a:prstGeom>
                    <a:noFill/>
                    <a:ln>
                      <a:noFill/>
                    </a:ln>
                  </pic:spPr>
                </pic:pic>
              </a:graphicData>
            </a:graphic>
          </wp:inline>
        </w:drawing>
      </w:r>
    </w:p>
    <w:p w14:paraId="7009BAB6" w14:textId="6573667F" w:rsidR="004743F1" w:rsidRDefault="00A435E5" w:rsidP="00A435E5">
      <w:pPr>
        <w:pStyle w:val="Caption"/>
        <w:jc w:val="center"/>
      </w:pPr>
      <w:r>
        <w:t>Scratter plot korelacije između Finishing i OVR</w:t>
      </w:r>
    </w:p>
    <w:p w14:paraId="422EECAC"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lastRenderedPageBreak/>
        <w:t>ggplot(attackers_data, aes(x = Finishing, y = OVR)) +</w:t>
      </w:r>
    </w:p>
    <w:p w14:paraId="1D3A4E3D"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geom_point(color = "orange") +</w:t>
      </w:r>
    </w:p>
    <w:p w14:paraId="60D84623"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geom_smooth(method = "lm", color = "black", linetype = "dashed") +</w:t>
      </w:r>
    </w:p>
    <w:p w14:paraId="64078D98"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labs(</w:t>
      </w:r>
    </w:p>
    <w:p w14:paraId="10CFFB1B"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title = "Korelacija između Finishing i OVR (Napadači)",</w:t>
      </w:r>
    </w:p>
    <w:p w14:paraId="15E0EA17"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x = "Finishing",</w:t>
      </w:r>
    </w:p>
    <w:p w14:paraId="70813F6E"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y = "Overall (OVR)"</w:t>
      </w:r>
    </w:p>
    <w:p w14:paraId="296B5F51"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 +</w:t>
      </w:r>
    </w:p>
    <w:p w14:paraId="17345FC0" w14:textId="77777777" w:rsidR="0053617D"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theme_minimal() +</w:t>
      </w:r>
    </w:p>
    <w:p w14:paraId="46E39818" w14:textId="4F49FA80" w:rsidR="00A435E5" w:rsidRPr="009A3C1E" w:rsidRDefault="0053617D" w:rsidP="0053617D">
      <w:pPr>
        <w:keepNext/>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9A3C1E">
        <w:rPr>
          <w:rFonts w:ascii="Consolas" w:hAnsi="Consolas"/>
          <w:sz w:val="20"/>
          <w:szCs w:val="20"/>
        </w:rPr>
        <w:t xml:space="preserve">  theme(plot.title = element_text(hjust = 0.5, face = "bold"))</w:t>
      </w:r>
    </w:p>
    <w:p w14:paraId="2799FE86" w14:textId="7784634B" w:rsidR="00A435E5" w:rsidRDefault="00A435E5" w:rsidP="00A435E5">
      <w:pPr>
        <w:pStyle w:val="Caption"/>
        <w:jc w:val="center"/>
      </w:pPr>
      <w:r>
        <w:t>R kod za crtanje ScatterPlota korelacije između Finishing i OVR</w:t>
      </w:r>
    </w:p>
    <w:p w14:paraId="5D58BE36" w14:textId="77777777" w:rsidR="006A1BF8" w:rsidRPr="006A1BF8" w:rsidRDefault="006A1BF8" w:rsidP="006A1BF8">
      <w:pPr>
        <w:jc w:val="both"/>
      </w:pPr>
      <w:r w:rsidRPr="006A1BF8">
        <w:t xml:space="preserve">Na grafiku iznad možemo videti da postoji </w:t>
      </w:r>
      <w:r w:rsidRPr="006A1BF8">
        <w:rPr>
          <w:b/>
          <w:bCs/>
        </w:rPr>
        <w:t>pozitivna korelacija</w:t>
      </w:r>
      <w:r w:rsidRPr="006A1BF8">
        <w:t xml:space="preserve"> između atributa </w:t>
      </w:r>
      <w:r w:rsidRPr="006A1BF8">
        <w:rPr>
          <w:b/>
          <w:bCs/>
        </w:rPr>
        <w:t>Finishing</w:t>
      </w:r>
      <w:r w:rsidRPr="006A1BF8">
        <w:t xml:space="preserve"> i </w:t>
      </w:r>
      <w:r w:rsidRPr="006A1BF8">
        <w:rPr>
          <w:b/>
          <w:bCs/>
        </w:rPr>
        <w:t>OVR</w:t>
      </w:r>
      <w:r w:rsidRPr="006A1BF8">
        <w:t xml:space="preserve"> kod napadača. Sa porastom vrednosti </w:t>
      </w:r>
      <w:r w:rsidRPr="006A1BF8">
        <w:rPr>
          <w:b/>
          <w:bCs/>
        </w:rPr>
        <w:t>Finishing</w:t>
      </w:r>
      <w:r w:rsidRPr="006A1BF8">
        <w:t xml:space="preserve"> atributa, </w:t>
      </w:r>
      <w:r w:rsidRPr="006A1BF8">
        <w:rPr>
          <w:b/>
          <w:bCs/>
        </w:rPr>
        <w:t>OVR</w:t>
      </w:r>
      <w:r w:rsidRPr="006A1BF8">
        <w:t xml:space="preserve"> vrednosti takođe rastu, što je i očekivano jer bolji napadači sa boljim završnicama imaju tendenciju da budu bolje ocenjeni u ukupnom </w:t>
      </w:r>
      <w:r w:rsidRPr="006A1BF8">
        <w:rPr>
          <w:b/>
          <w:bCs/>
        </w:rPr>
        <w:t>OVR</w:t>
      </w:r>
      <w:r w:rsidRPr="006A1BF8">
        <w:t>.</w:t>
      </w:r>
    </w:p>
    <w:p w14:paraId="308616A1" w14:textId="77777777" w:rsidR="006A1BF8" w:rsidRDefault="006A1BF8" w:rsidP="006A1BF8">
      <w:pPr>
        <w:jc w:val="both"/>
      </w:pPr>
      <w:r w:rsidRPr="006A1BF8">
        <w:t xml:space="preserve">Raspodela tačaka prati </w:t>
      </w:r>
      <w:r w:rsidRPr="006A1BF8">
        <w:rPr>
          <w:b/>
          <w:bCs/>
        </w:rPr>
        <w:t>linearni trend</w:t>
      </w:r>
      <w:r w:rsidRPr="006A1BF8">
        <w:t xml:space="preserve">, što potvrđuje da je </w:t>
      </w:r>
      <w:r w:rsidRPr="006A1BF8">
        <w:rPr>
          <w:b/>
          <w:bCs/>
        </w:rPr>
        <w:t>Finishing</w:t>
      </w:r>
      <w:r w:rsidRPr="006A1BF8">
        <w:t xml:space="preserve"> važan faktor u određivanju ukupne ocene igrača. Iako postoje neka odstupanja od ovog trenda, generalno možemo reći da napadači sa boljim </w:t>
      </w:r>
      <w:r w:rsidRPr="006A1BF8">
        <w:rPr>
          <w:b/>
          <w:bCs/>
        </w:rPr>
        <w:t>Finishing-om</w:t>
      </w:r>
      <w:r w:rsidRPr="006A1BF8">
        <w:t xml:space="preserve"> imaju i </w:t>
      </w:r>
      <w:r w:rsidRPr="006A1BF8">
        <w:rPr>
          <w:b/>
          <w:bCs/>
        </w:rPr>
        <w:t>viši OVR</w:t>
      </w:r>
      <w:r w:rsidRPr="006A1BF8">
        <w:t>.</w:t>
      </w:r>
    </w:p>
    <w:p w14:paraId="218744CC" w14:textId="0107C422" w:rsidR="00C50B75" w:rsidRDefault="00C50B75" w:rsidP="00C50B75">
      <w:pPr>
        <w:pStyle w:val="Heading3"/>
      </w:pPr>
      <w:bookmarkStart w:id="16" w:name="_Toc222237938"/>
      <w:r>
        <w:t>Korelacija između Volleys I OVR</w:t>
      </w:r>
      <w:bookmarkEnd w:id="16"/>
    </w:p>
    <w:p w14:paraId="3AD104DD" w14:textId="77777777" w:rsidR="00C50B75" w:rsidRDefault="00C50B75" w:rsidP="00C50B75">
      <w:pPr>
        <w:keepNext/>
        <w:jc w:val="center"/>
      </w:pPr>
      <w:r>
        <w:rPr>
          <w:noProof/>
        </w:rPr>
        <w:drawing>
          <wp:inline distT="0" distB="0" distL="0" distR="0" wp14:anchorId="6B59F0D8" wp14:editId="67F4CC79">
            <wp:extent cx="4942840" cy="2865120"/>
            <wp:effectExtent l="0" t="0" r="0" b="0"/>
            <wp:docPr id="1177176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9782" cy="2869144"/>
                    </a:xfrm>
                    <a:prstGeom prst="rect">
                      <a:avLst/>
                    </a:prstGeom>
                    <a:noFill/>
                    <a:ln>
                      <a:noFill/>
                    </a:ln>
                  </pic:spPr>
                </pic:pic>
              </a:graphicData>
            </a:graphic>
          </wp:inline>
        </w:drawing>
      </w:r>
    </w:p>
    <w:p w14:paraId="447B981D" w14:textId="4CA9C190" w:rsidR="006A1BF8" w:rsidRDefault="00562320" w:rsidP="00C50B75">
      <w:pPr>
        <w:pStyle w:val="Caption"/>
        <w:jc w:val="center"/>
      </w:pPr>
      <w:r>
        <w:t>ScatterPlot k</w:t>
      </w:r>
      <w:r w:rsidR="00C50B75">
        <w:t>orelacij</w:t>
      </w:r>
      <w:r>
        <w:t>e</w:t>
      </w:r>
      <w:r w:rsidR="00C50B75">
        <w:t xml:space="preserve"> između Volleys i OVR kod napadača</w:t>
      </w:r>
    </w:p>
    <w:p w14:paraId="05770264"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lastRenderedPageBreak/>
        <w:t>ggplot(attackers_data, aes(x = Volleys, y = OVR)) +</w:t>
      </w:r>
    </w:p>
    <w:p w14:paraId="41A36A07"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geom_point(color = "lightgreen") +</w:t>
      </w:r>
    </w:p>
    <w:p w14:paraId="3527751F"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geom_smooth(method = "lm", color = "black", linetype = "dashed") +</w:t>
      </w:r>
    </w:p>
    <w:p w14:paraId="45C4F34A"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2FB62D3C"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"Korelacija između Volleys i OVR (Napadači)",</w:t>
      </w:r>
    </w:p>
    <w:p w14:paraId="7AF217FB"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"Volleys",</w:t>
      </w:r>
    </w:p>
    <w:p w14:paraId="348EF970"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"Overall (OVR)"</w:t>
      </w:r>
    </w:p>
    <w:p w14:paraId="6C03FDE6"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703053F1"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13C8B41E" w14:textId="09113A44" w:rsidR="00C50B75"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5790DA38" w14:textId="47844F85" w:rsidR="00C50B75" w:rsidRPr="006A1BF8" w:rsidRDefault="00C50B75" w:rsidP="00C50B75">
      <w:pPr>
        <w:pStyle w:val="Caption"/>
        <w:jc w:val="center"/>
      </w:pPr>
      <w:r w:rsidRPr="00DC7F0A">
        <w:t>R kod za crtanje ScatterPlota korelacije između Finishing i OVR</w:t>
      </w:r>
    </w:p>
    <w:p w14:paraId="26E9F7BB" w14:textId="77777777" w:rsidR="00E255FA" w:rsidRDefault="00E255FA" w:rsidP="00AA483A">
      <w:pPr>
        <w:jc w:val="both"/>
      </w:pPr>
    </w:p>
    <w:p w14:paraId="0AD54E57" w14:textId="77777777" w:rsidR="00AA483A" w:rsidRPr="00AA483A" w:rsidRDefault="00AA483A" w:rsidP="00AA483A">
      <w:pPr>
        <w:jc w:val="both"/>
      </w:pPr>
      <w:r w:rsidRPr="00AA483A">
        <w:t xml:space="preserve">Na grafiku iznad možemo videti </w:t>
      </w:r>
      <w:r w:rsidRPr="00AA483A">
        <w:rPr>
          <w:b/>
          <w:bCs/>
        </w:rPr>
        <w:t>pozitivnu korelaciju</w:t>
      </w:r>
      <w:r w:rsidRPr="00AA483A">
        <w:t xml:space="preserve"> između atributa </w:t>
      </w:r>
      <w:r w:rsidRPr="00AA483A">
        <w:rPr>
          <w:b/>
          <w:bCs/>
        </w:rPr>
        <w:t>Volleys</w:t>
      </w:r>
      <w:r w:rsidRPr="00AA483A">
        <w:t xml:space="preserve"> i </w:t>
      </w:r>
      <w:r w:rsidRPr="00AA483A">
        <w:rPr>
          <w:b/>
          <w:bCs/>
        </w:rPr>
        <w:t>OVR</w:t>
      </w:r>
      <w:r w:rsidRPr="00AA483A">
        <w:t xml:space="preserve"> kod napadača. Kako se vrednost </w:t>
      </w:r>
      <w:r w:rsidRPr="00AA483A">
        <w:rPr>
          <w:b/>
          <w:bCs/>
        </w:rPr>
        <w:t>Volleys</w:t>
      </w:r>
      <w:r w:rsidRPr="00AA483A">
        <w:t xml:space="preserve"> povećava, tako raste i </w:t>
      </w:r>
      <w:r w:rsidRPr="00AA483A">
        <w:rPr>
          <w:b/>
          <w:bCs/>
        </w:rPr>
        <w:t>OVR</w:t>
      </w:r>
      <w:r w:rsidRPr="00AA483A">
        <w:t xml:space="preserve">, što nam potvrđuje da su napadači sa boljim sposobnostima u udarcima iz voleja obično bolje ocenjeni i u celokupnom </w:t>
      </w:r>
      <w:r w:rsidRPr="00AA483A">
        <w:rPr>
          <w:b/>
          <w:bCs/>
        </w:rPr>
        <w:t>OVR</w:t>
      </w:r>
      <w:r w:rsidRPr="00AA483A">
        <w:t xml:space="preserve"> rejtingu.</w:t>
      </w:r>
    </w:p>
    <w:p w14:paraId="342B0D2A" w14:textId="74259D55" w:rsidR="00AA483A" w:rsidRPr="00AA483A" w:rsidRDefault="005462B7" w:rsidP="00AA483A">
      <w:pPr>
        <w:jc w:val="both"/>
      </w:pPr>
      <w:r w:rsidRPr="005462B7">
        <w:t xml:space="preserve">Sa grafikona se vidi da igrači sa boljim ocenama za </w:t>
      </w:r>
      <w:r w:rsidRPr="005462B7">
        <w:rPr>
          <w:b/>
          <w:bCs/>
          <w:i/>
          <w:iCs/>
        </w:rPr>
        <w:t>Volleys</w:t>
      </w:r>
      <w:r w:rsidRPr="005462B7">
        <w:t xml:space="preserve"> uglavnom imaju i viši </w:t>
      </w:r>
      <w:r w:rsidRPr="005462B7">
        <w:rPr>
          <w:b/>
          <w:bCs/>
        </w:rPr>
        <w:t>OVR</w:t>
      </w:r>
      <w:r w:rsidRPr="005462B7">
        <w:t xml:space="preserve">. Tačke su raspoređene tako da jasno prate rastući trend, što znači da ovaj atribut ima primetan uticaj na ukupnu ocenu napadača. Iako postoje manja odstupanja, opšti obrazac potvrđuje da je </w:t>
      </w:r>
      <w:r w:rsidRPr="005462B7">
        <w:rPr>
          <w:b/>
          <w:bCs/>
          <w:i/>
          <w:iCs/>
        </w:rPr>
        <w:t>Volleys</w:t>
      </w:r>
      <w:r w:rsidRPr="005462B7">
        <w:t xml:space="preserve"> pokazatelj kvaliteta napadača</w:t>
      </w:r>
      <w:r w:rsidR="00AA483A" w:rsidRPr="00AA483A">
        <w:t>.</w:t>
      </w:r>
    </w:p>
    <w:p w14:paraId="7CE07313" w14:textId="00DCC3D7" w:rsidR="00A435E5" w:rsidRDefault="002A3F44" w:rsidP="00AA483A">
      <w:pPr>
        <w:pStyle w:val="Heading2"/>
      </w:pPr>
      <w:bookmarkStart w:id="17" w:name="_Toc222237939"/>
      <w:r>
        <w:lastRenderedPageBreak/>
        <w:t>Bivarija</w:t>
      </w:r>
      <w:r w:rsidR="000F6AD4">
        <w:t>ntne analize veznjaka</w:t>
      </w:r>
      <w:bookmarkEnd w:id="17"/>
    </w:p>
    <w:p w14:paraId="48D12043" w14:textId="393562A3" w:rsidR="000F6AD4" w:rsidRPr="000F6AD4" w:rsidRDefault="000F6AD4" w:rsidP="000F6AD4">
      <w:pPr>
        <w:pStyle w:val="Heading3"/>
      </w:pPr>
      <w:bookmarkStart w:id="18" w:name="_Toc222237940"/>
      <w:r>
        <w:t xml:space="preserve">Korelacija između </w:t>
      </w:r>
      <w:r w:rsidR="00FC6A6E">
        <w:t>Vision I OVR</w:t>
      </w:r>
      <w:bookmarkEnd w:id="18"/>
    </w:p>
    <w:p w14:paraId="1F7FE6E7" w14:textId="77777777" w:rsidR="00FC6A6E" w:rsidRDefault="00FC6A6E" w:rsidP="00FC6A6E">
      <w:pPr>
        <w:keepNext/>
        <w:jc w:val="center"/>
      </w:pPr>
      <w:r>
        <w:rPr>
          <w:noProof/>
        </w:rPr>
        <w:drawing>
          <wp:inline distT="0" distB="0" distL="0" distR="0" wp14:anchorId="2EBE56E6" wp14:editId="4C185874">
            <wp:extent cx="5114925" cy="3694569"/>
            <wp:effectExtent l="0" t="0" r="0" b="1270"/>
            <wp:docPr id="6591755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8802" cy="3697369"/>
                    </a:xfrm>
                    <a:prstGeom prst="rect">
                      <a:avLst/>
                    </a:prstGeom>
                    <a:noFill/>
                    <a:ln>
                      <a:noFill/>
                    </a:ln>
                  </pic:spPr>
                </pic:pic>
              </a:graphicData>
            </a:graphic>
          </wp:inline>
        </w:drawing>
      </w:r>
    </w:p>
    <w:p w14:paraId="550DC174" w14:textId="467A389B" w:rsidR="00A435E5" w:rsidRDefault="00562320" w:rsidP="00FC6A6E">
      <w:pPr>
        <w:pStyle w:val="Caption"/>
        <w:jc w:val="center"/>
      </w:pPr>
      <w:r>
        <w:t>ScatterPlot kk</w:t>
      </w:r>
      <w:r w:rsidR="00FC6A6E" w:rsidRPr="00A8458C">
        <w:t>orelacij</w:t>
      </w:r>
      <w:r>
        <w:t>e</w:t>
      </w:r>
      <w:r w:rsidR="00FC6A6E" w:rsidRPr="00A8458C">
        <w:t xml:space="preserve"> između </w:t>
      </w:r>
      <w:r w:rsidR="00FC6A6E">
        <w:t>Vison</w:t>
      </w:r>
      <w:r w:rsidR="00FC6A6E" w:rsidRPr="00A8458C">
        <w:t xml:space="preserve"> i OVR kod </w:t>
      </w:r>
      <w:r w:rsidR="00FC6A6E">
        <w:t>veznjaka</w:t>
      </w:r>
    </w:p>
    <w:p w14:paraId="35CE7704"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ggplot(midfielders_data, aes(x = Vision, y = OVR)) +</w:t>
      </w:r>
    </w:p>
    <w:p w14:paraId="4CB8980A"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geom_point(color = "red") +</w:t>
      </w:r>
    </w:p>
    <w:p w14:paraId="60AD8B53"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geom_smooth(method = "lm", color = "black", linetype = "dashed") +</w:t>
      </w:r>
    </w:p>
    <w:p w14:paraId="7CC6EB3B"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763B2ED7"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"Korelacija između Vision i OVR (Veznjaci)",</w:t>
      </w:r>
    </w:p>
    <w:p w14:paraId="5780EA69"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"Vision",</w:t>
      </w:r>
    </w:p>
    <w:p w14:paraId="07ADA52D"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"Overall (OVR)"</w:t>
      </w:r>
    </w:p>
    <w:p w14:paraId="2BA65975"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27C2BA7E"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0645DC4D" w14:textId="74793735" w:rsidR="009346C0"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7CED6E71" w14:textId="09849C4E" w:rsidR="009346C0" w:rsidRDefault="009346C0" w:rsidP="009346C0">
      <w:pPr>
        <w:pStyle w:val="Caption"/>
        <w:jc w:val="center"/>
      </w:pPr>
      <w:r w:rsidRPr="00C715F9">
        <w:t xml:space="preserve">R kod za crtanje ScatterPlota korelacije između </w:t>
      </w:r>
      <w:r>
        <w:t>Vision</w:t>
      </w:r>
      <w:r w:rsidRPr="00C715F9">
        <w:t xml:space="preserve"> i OVR</w:t>
      </w:r>
    </w:p>
    <w:p w14:paraId="134A1A44" w14:textId="77777777" w:rsidR="00C449E5" w:rsidRDefault="00C449E5" w:rsidP="00C449E5"/>
    <w:p w14:paraId="19B1C611" w14:textId="77777777" w:rsidR="00C449E5" w:rsidRPr="00C449E5" w:rsidRDefault="00C449E5" w:rsidP="00C449E5">
      <w:pPr>
        <w:jc w:val="both"/>
      </w:pPr>
      <w:r w:rsidRPr="00C449E5">
        <w:lastRenderedPageBreak/>
        <w:t xml:space="preserve">Na grafiku iznad možemo videti da postoji </w:t>
      </w:r>
      <w:r w:rsidRPr="00C449E5">
        <w:rPr>
          <w:b/>
          <w:bCs/>
        </w:rPr>
        <w:t>pozitivna korelacija</w:t>
      </w:r>
      <w:r w:rsidRPr="00C449E5">
        <w:t xml:space="preserve"> između atributa </w:t>
      </w:r>
      <w:r w:rsidRPr="00C449E5">
        <w:rPr>
          <w:b/>
          <w:bCs/>
        </w:rPr>
        <w:t>Vision</w:t>
      </w:r>
      <w:r w:rsidRPr="00C449E5">
        <w:t xml:space="preserve"> i </w:t>
      </w:r>
      <w:r w:rsidRPr="00C449E5">
        <w:rPr>
          <w:b/>
          <w:bCs/>
        </w:rPr>
        <w:t>OVR</w:t>
      </w:r>
      <w:r w:rsidRPr="00C449E5">
        <w:t xml:space="preserve"> kod veznih igrača. Kako se vrednost </w:t>
      </w:r>
      <w:r w:rsidRPr="00C449E5">
        <w:rPr>
          <w:b/>
          <w:bCs/>
        </w:rPr>
        <w:t>Vision</w:t>
      </w:r>
      <w:r w:rsidRPr="00C449E5">
        <w:t xml:space="preserve"> povećava, tako raste i </w:t>
      </w:r>
      <w:r w:rsidRPr="00C449E5">
        <w:rPr>
          <w:b/>
          <w:bCs/>
        </w:rPr>
        <w:t>OVR</w:t>
      </w:r>
      <w:r w:rsidRPr="00C449E5">
        <w:t>, što je i očekivano, jer vezni igrači sa boljim pregledom igre obično imaju i bolje ukupne ocene.</w:t>
      </w:r>
    </w:p>
    <w:p w14:paraId="04756FC4" w14:textId="77777777" w:rsidR="00492014" w:rsidRDefault="00492014" w:rsidP="00CB4F60">
      <w:r w:rsidRPr="00492014">
        <w:t xml:space="preserve">Sa prikazanog grafikona može se uočiti da vezni igrači sa boljim vrednostima atributa </w:t>
      </w:r>
      <w:r w:rsidRPr="00421B1B">
        <w:rPr>
          <w:b/>
        </w:rPr>
        <w:t>Vision</w:t>
      </w:r>
      <w:r w:rsidRPr="00492014">
        <w:t xml:space="preserve"> u proseku imaju i veći </w:t>
      </w:r>
      <w:r w:rsidRPr="00421B1B">
        <w:rPr>
          <w:b/>
        </w:rPr>
        <w:t>OVR</w:t>
      </w:r>
      <w:r w:rsidRPr="00492014">
        <w:t xml:space="preserve">. Većina tačaka se postepeno pomera naviše sa porastom ovog atributa, što ukazuje na jasnu povezanost između pregleda igre i ukupnog kvaliteta igrača. Iako postoje pojedinačni izuzeci, opšti obrazac pokazuje da </w:t>
      </w:r>
      <w:r w:rsidRPr="00421B1B">
        <w:rPr>
          <w:b/>
        </w:rPr>
        <w:t>Vision</w:t>
      </w:r>
      <w:r w:rsidRPr="00492014">
        <w:t xml:space="preserve"> ima značajnu ulogu u određivanju rejtinga veznih igrača.</w:t>
      </w:r>
    </w:p>
    <w:p w14:paraId="64F8690E" w14:textId="41AC2788" w:rsidR="00C449E5" w:rsidRDefault="00061604" w:rsidP="00061604">
      <w:pPr>
        <w:pStyle w:val="Heading3"/>
      </w:pPr>
      <w:bookmarkStart w:id="19" w:name="_Toc222237941"/>
      <w:r>
        <w:t>Korelacija između Crossing I OVR</w:t>
      </w:r>
      <w:bookmarkEnd w:id="19"/>
    </w:p>
    <w:p w14:paraId="0F87EED6" w14:textId="77777777" w:rsidR="00E27BE4" w:rsidRDefault="00E27BE4" w:rsidP="00E27BE4">
      <w:pPr>
        <w:keepNext/>
        <w:jc w:val="center"/>
      </w:pPr>
      <w:r>
        <w:rPr>
          <w:noProof/>
        </w:rPr>
        <w:drawing>
          <wp:inline distT="0" distB="0" distL="0" distR="0" wp14:anchorId="013FF5F1" wp14:editId="14535E0A">
            <wp:extent cx="5181546" cy="4152900"/>
            <wp:effectExtent l="0" t="0" r="635" b="0"/>
            <wp:docPr id="14298012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01751" cy="4169094"/>
                    </a:xfrm>
                    <a:prstGeom prst="rect">
                      <a:avLst/>
                    </a:prstGeom>
                    <a:noFill/>
                    <a:ln>
                      <a:noFill/>
                    </a:ln>
                  </pic:spPr>
                </pic:pic>
              </a:graphicData>
            </a:graphic>
          </wp:inline>
        </w:drawing>
      </w:r>
    </w:p>
    <w:p w14:paraId="6F637C64" w14:textId="7CB01648" w:rsidR="00E27BE4" w:rsidRPr="00E27BE4" w:rsidRDefault="00562320" w:rsidP="00E27BE4">
      <w:pPr>
        <w:pStyle w:val="Caption"/>
        <w:jc w:val="center"/>
      </w:pPr>
      <w:r>
        <w:t>ScatterPlot korelacije</w:t>
      </w:r>
      <w:r w:rsidR="00E27BE4" w:rsidRPr="00FC7A2C">
        <w:t xml:space="preserve"> između </w:t>
      </w:r>
      <w:r w:rsidR="00E27BE4">
        <w:t>Crossing</w:t>
      </w:r>
      <w:r w:rsidR="00E27BE4" w:rsidRPr="00FC7A2C">
        <w:t xml:space="preserve"> i OVR kod veznjaka</w:t>
      </w:r>
    </w:p>
    <w:p w14:paraId="564C8AEE"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lastRenderedPageBreak/>
        <w:t>ggplot(midfielders_data, aes(x = Crossing, y = OVR)) +</w:t>
      </w:r>
    </w:p>
    <w:p w14:paraId="517ABAC1"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geom_point(color = "purple") +</w:t>
      </w:r>
    </w:p>
    <w:p w14:paraId="6C5B6656"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geom_smooth(method = "lm", color = "black", linetype = "dashed") +</w:t>
      </w:r>
    </w:p>
    <w:p w14:paraId="0971E47C"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71572A9B"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"Korelacija između Crossing i OVR (Veznjaci)",</w:t>
      </w:r>
    </w:p>
    <w:p w14:paraId="380A7A0A"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"Crossing",</w:t>
      </w:r>
    </w:p>
    <w:p w14:paraId="04F8A3AF"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"Overall (OVR)"</w:t>
      </w:r>
    </w:p>
    <w:p w14:paraId="51AC2014"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53577F3F" w14:textId="77777777" w:rsidR="00E255FA"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02CA44B2" w14:textId="5EB987E0" w:rsidR="00562320" w:rsidRPr="009A3C1E" w:rsidRDefault="00E255FA" w:rsidP="00E255FA">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5177461E" w14:textId="0DF27BF7" w:rsidR="005A5B42" w:rsidRDefault="00562320" w:rsidP="0020697B">
      <w:pPr>
        <w:pStyle w:val="Caption"/>
        <w:jc w:val="center"/>
      </w:pPr>
      <w:r w:rsidRPr="00AA437E">
        <w:t xml:space="preserve">R kod za crtanje ScatterPlota korelacije između </w:t>
      </w:r>
      <w:r>
        <w:t xml:space="preserve">Crossing </w:t>
      </w:r>
      <w:r w:rsidRPr="00AA437E">
        <w:t xml:space="preserve"> i OVR</w:t>
      </w:r>
    </w:p>
    <w:p w14:paraId="197572D1" w14:textId="77777777" w:rsidR="00EE308F" w:rsidRDefault="00EE308F" w:rsidP="00E95B3A">
      <w:pPr>
        <w:jc w:val="both"/>
      </w:pPr>
    </w:p>
    <w:p w14:paraId="3D413E6B" w14:textId="77777777" w:rsidR="00E95B3A" w:rsidRDefault="0020697B" w:rsidP="00E95B3A">
      <w:pPr>
        <w:jc w:val="both"/>
      </w:pPr>
      <w:r w:rsidRPr="0020697B">
        <w:t xml:space="preserve">Na grafiku iznad možemo videti </w:t>
      </w:r>
      <w:r w:rsidRPr="0020697B">
        <w:rPr>
          <w:b/>
          <w:bCs/>
        </w:rPr>
        <w:t>pozitivnu korelaciju</w:t>
      </w:r>
      <w:r w:rsidRPr="0020697B">
        <w:t xml:space="preserve"> između atributa </w:t>
      </w:r>
      <w:r w:rsidRPr="0020697B">
        <w:rPr>
          <w:b/>
          <w:bCs/>
        </w:rPr>
        <w:t>Crossing</w:t>
      </w:r>
      <w:r w:rsidRPr="0020697B">
        <w:t xml:space="preserve"> i </w:t>
      </w:r>
      <w:r w:rsidRPr="0020697B">
        <w:rPr>
          <w:b/>
          <w:bCs/>
        </w:rPr>
        <w:t>OVR</w:t>
      </w:r>
      <w:r w:rsidRPr="0020697B">
        <w:t xml:space="preserve"> kod veznih igrača. Sa porastom vrednosti </w:t>
      </w:r>
      <w:r w:rsidRPr="0020697B">
        <w:rPr>
          <w:b/>
          <w:bCs/>
        </w:rPr>
        <w:t>Crossing</w:t>
      </w:r>
      <w:r w:rsidRPr="0020697B">
        <w:t xml:space="preserve"> atributa, </w:t>
      </w:r>
      <w:r w:rsidRPr="0020697B">
        <w:rPr>
          <w:b/>
          <w:bCs/>
        </w:rPr>
        <w:t>OVR</w:t>
      </w:r>
      <w:r w:rsidRPr="0020697B">
        <w:t xml:space="preserve"> vrednosti takođe rastu, što nam pokazuje da vezni igrači sa boljim sposobnostima u centriranju obično imaju i viši </w:t>
      </w:r>
      <w:r w:rsidRPr="0020697B">
        <w:rPr>
          <w:b/>
          <w:bCs/>
        </w:rPr>
        <w:t>OVR</w:t>
      </w:r>
      <w:r w:rsidRPr="0020697B">
        <w:t xml:space="preserve"> rejting.</w:t>
      </w:r>
      <w:r w:rsidR="00E95B3A" w:rsidRPr="00E95B3A">
        <w:t xml:space="preserve"> </w:t>
      </w:r>
    </w:p>
    <w:p w14:paraId="31B05E86" w14:textId="1F5FE783" w:rsidR="00E95B3A" w:rsidRDefault="00E95B3A" w:rsidP="00E95B3A">
      <w:pPr>
        <w:jc w:val="both"/>
      </w:pPr>
      <w:r w:rsidRPr="00E95B3A">
        <w:t xml:space="preserve">Sa grafa se vidi jasan uzlazni trend, što pokazuje da sa povećanjem vrednosti atributa </w:t>
      </w:r>
      <w:r w:rsidRPr="00E95B3A">
        <w:rPr>
          <w:b/>
          <w:bCs/>
        </w:rPr>
        <w:t>Crossing</w:t>
      </w:r>
      <w:r w:rsidRPr="00E95B3A">
        <w:t xml:space="preserve"> raste i ukupni </w:t>
      </w:r>
      <w:r w:rsidRPr="00E95B3A">
        <w:rPr>
          <w:b/>
          <w:bCs/>
        </w:rPr>
        <w:t>OVR</w:t>
      </w:r>
      <w:r w:rsidRPr="00E95B3A">
        <w:t xml:space="preserve"> veznih igrača. Iako postoje pojedinačna odstupanja od ovog obrasca, opšti pravac kretanja podataka ukazuje na snažnu pozitivnu povezanost, pa se može zaključiti da </w:t>
      </w:r>
      <w:r w:rsidRPr="00E95B3A">
        <w:rPr>
          <w:b/>
          <w:bCs/>
        </w:rPr>
        <w:t>Crossing</w:t>
      </w:r>
      <w:r w:rsidRPr="00E95B3A">
        <w:t xml:space="preserve"> ima z</w:t>
      </w:r>
      <w:r w:rsidRPr="00E95B3A">
        <w:t>n</w:t>
      </w:r>
      <w:r w:rsidRPr="00E95B3A">
        <w:t>ačajan uticaj na ukupnu ocenu veznih igrača.</w:t>
      </w:r>
    </w:p>
    <w:p w14:paraId="03B27DF6" w14:textId="74FD3A3E" w:rsidR="007E2812" w:rsidRDefault="007E2812" w:rsidP="007E2812">
      <w:pPr>
        <w:pStyle w:val="Heading2"/>
      </w:pPr>
      <w:bookmarkStart w:id="20" w:name="_Toc222237942"/>
      <w:r>
        <w:lastRenderedPageBreak/>
        <w:t>Zajedničke Bivarijantne analize</w:t>
      </w:r>
      <w:bookmarkEnd w:id="20"/>
    </w:p>
    <w:p w14:paraId="72FB4B77" w14:textId="37B0E34A" w:rsidR="007E2812" w:rsidRPr="007E2812" w:rsidRDefault="004E7FA9" w:rsidP="004E7FA9">
      <w:pPr>
        <w:pStyle w:val="Heading3"/>
      </w:pPr>
      <w:bookmarkStart w:id="21" w:name="_Toc222237943"/>
      <w:r>
        <w:t>Distribucija OVR za različite tipove kartica kod napadača I veznjaka</w:t>
      </w:r>
      <w:bookmarkEnd w:id="21"/>
    </w:p>
    <w:p w14:paraId="36A13403" w14:textId="77777777" w:rsidR="001D5B4E" w:rsidRDefault="00D920AD" w:rsidP="001D5B4E">
      <w:pPr>
        <w:keepNext/>
        <w:jc w:val="center"/>
      </w:pPr>
      <w:r>
        <w:rPr>
          <w:noProof/>
        </w:rPr>
        <w:drawing>
          <wp:inline distT="0" distB="0" distL="0" distR="0" wp14:anchorId="7968B903" wp14:editId="0641E11E">
            <wp:extent cx="5681345" cy="3375660"/>
            <wp:effectExtent l="0" t="0" r="0" b="0"/>
            <wp:docPr id="2492428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04371" cy="3389341"/>
                    </a:xfrm>
                    <a:prstGeom prst="rect">
                      <a:avLst/>
                    </a:prstGeom>
                    <a:noFill/>
                    <a:ln>
                      <a:noFill/>
                    </a:ln>
                  </pic:spPr>
                </pic:pic>
              </a:graphicData>
            </a:graphic>
          </wp:inline>
        </w:drawing>
      </w:r>
    </w:p>
    <w:p w14:paraId="3F2E3E61" w14:textId="2636D7AE" w:rsidR="001D5B4E" w:rsidRDefault="001D5B4E" w:rsidP="00EB3648">
      <w:pPr>
        <w:pStyle w:val="Caption"/>
        <w:jc w:val="center"/>
      </w:pPr>
      <w:r>
        <w:t xml:space="preserve">BoxPlot distribucije OVR za različite tipove </w:t>
      </w:r>
      <w:r>
        <w:t>ka</w:t>
      </w:r>
      <w:r w:rsidR="00EB3648">
        <w:t>rtica</w:t>
      </w:r>
      <w:r w:rsidR="00EE308F">
        <w:rPr>
          <w:noProof/>
        </w:rPr>
        <w:drawing>
          <wp:inline distT="0" distB="0" distL="0" distR="0" wp14:anchorId="73F4167D" wp14:editId="4BB4C262">
            <wp:extent cx="5629275" cy="3208020"/>
            <wp:effectExtent l="0" t="0" r="9525" b="0"/>
            <wp:docPr id="12917480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0050" cy="3225558"/>
                    </a:xfrm>
                    <a:prstGeom prst="rect">
                      <a:avLst/>
                    </a:prstGeom>
                    <a:noFill/>
                    <a:ln>
                      <a:noFill/>
                    </a:ln>
                  </pic:spPr>
                </pic:pic>
              </a:graphicData>
            </a:graphic>
          </wp:inline>
        </w:drawing>
      </w:r>
    </w:p>
    <w:p w14:paraId="57518F3C" w14:textId="20FCF34C" w:rsidR="001D5B4E" w:rsidRDefault="001D5B4E" w:rsidP="001D5B4E">
      <w:pPr>
        <w:pStyle w:val="Caption"/>
        <w:jc w:val="center"/>
      </w:pPr>
      <w:r w:rsidRPr="00F776E8">
        <w:t xml:space="preserve">BoxPlot distribucije OVR za različite tipove kartica </w:t>
      </w:r>
    </w:p>
    <w:p w14:paraId="13CC8D96" w14:textId="77777777" w:rsidR="006D518A" w:rsidRDefault="006D518A" w:rsidP="006D518A">
      <w:pPr>
        <w:rPr>
          <w:i/>
          <w:iCs/>
          <w:color w:val="0E2841" w:themeColor="text2"/>
          <w:sz w:val="18"/>
          <w:szCs w:val="18"/>
        </w:rPr>
      </w:pPr>
    </w:p>
    <w:p w14:paraId="10967F26"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lastRenderedPageBreak/>
        <w:t># Boxplot za CardType vs OVR (Napadači)</w:t>
      </w:r>
    </w:p>
    <w:p w14:paraId="78988A00"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ggplot(attackers_data, aes(x = CardType, y = OVR)) +</w:t>
      </w:r>
    </w:p>
    <w:p w14:paraId="0EF320DB"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geom_boxplot(fill = "skyblue", color = "black") +</w:t>
      </w:r>
    </w:p>
    <w:p w14:paraId="204038F8"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5AD6398A"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"Distribucija OVR za različite tipove kartica (Napadači)",</w:t>
      </w:r>
    </w:p>
    <w:p w14:paraId="676A4CDB"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"Tip kartice",</w:t>
      </w:r>
    </w:p>
    <w:p w14:paraId="741352B5"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"Overall (OVR)"</w:t>
      </w:r>
    </w:p>
    <w:p w14:paraId="2458F233"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03505F87"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3D6D7F15"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74B0EEDD" w14:textId="21EA28B2" w:rsidR="006D518A" w:rsidRPr="006D518A" w:rsidRDefault="006D518A" w:rsidP="006D518A">
      <w:pPr>
        <w:tabs>
          <w:tab w:val="left" w:pos="1140"/>
        </w:tabs>
      </w:pPr>
    </w:p>
    <w:p w14:paraId="2CB11596" w14:textId="77777777" w:rsidR="00D12F3D" w:rsidRDefault="00D12F3D" w:rsidP="006D518A">
      <w:pPr>
        <w:keepNext/>
        <w:ind w:left="720" w:hanging="720"/>
      </w:pPr>
    </w:p>
    <w:p w14:paraId="2095D484"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9A3C1E">
        <w:rPr>
          <w:rFonts w:ascii="Consolas" w:hAnsi="Consolas"/>
          <w:color w:val="196B24" w:themeColor="accent3"/>
          <w:sz w:val="20"/>
          <w:szCs w:val="20"/>
        </w:rPr>
        <w:t># Boxplot za CardType vs OVR (Veznjaci)</w:t>
      </w:r>
    </w:p>
    <w:p w14:paraId="2F068832"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ggplot(midfielders_data, aes(x = CardType, y = OVR)) +</w:t>
      </w:r>
    </w:p>
    <w:p w14:paraId="28A3C181"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geom_boxplot(fill = "purple", color = "black") +</w:t>
      </w:r>
    </w:p>
    <w:p w14:paraId="2D433573"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labs(</w:t>
      </w:r>
    </w:p>
    <w:p w14:paraId="0666507A"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title = "Distribucija OVR za različite tipove kartica (Veznjaci)",</w:t>
      </w:r>
    </w:p>
    <w:p w14:paraId="1E2A07AD"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x = "Tip kartice",</w:t>
      </w:r>
    </w:p>
    <w:p w14:paraId="4D7549E5"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y = "Overall (OVR)"</w:t>
      </w:r>
    </w:p>
    <w:p w14:paraId="27A0AC10"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 +</w:t>
      </w:r>
    </w:p>
    <w:p w14:paraId="59F59B6E" w14:textId="77777777" w:rsidR="00D12F3D"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theme_minimal() +</w:t>
      </w:r>
    </w:p>
    <w:p w14:paraId="01F9A518" w14:textId="3E58BEF3" w:rsidR="001D5B4E" w:rsidRPr="009A3C1E" w:rsidRDefault="00D12F3D" w:rsidP="00D12F3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9A3C1E">
        <w:rPr>
          <w:rFonts w:ascii="Consolas" w:hAnsi="Consolas"/>
          <w:sz w:val="20"/>
          <w:szCs w:val="20"/>
        </w:rPr>
        <w:t xml:space="preserve">  theme(plot.title = element_text(hjust = 0.5, face = "bold"))</w:t>
      </w:r>
    </w:p>
    <w:p w14:paraId="71C87F5B" w14:textId="57705AB0" w:rsidR="001D5B4E" w:rsidRDefault="001D5B4E" w:rsidP="001D5B4E">
      <w:pPr>
        <w:pStyle w:val="Caption"/>
        <w:jc w:val="center"/>
      </w:pPr>
      <w:r>
        <w:t>R Kod za crtanje BoxPlota distribucije OVR za različite tipove kartica</w:t>
      </w:r>
    </w:p>
    <w:p w14:paraId="44437950" w14:textId="77777777" w:rsidR="001A4ADC" w:rsidRPr="001A4ADC" w:rsidRDefault="001A4ADC" w:rsidP="001A4ADC">
      <w:pPr>
        <w:jc w:val="both"/>
      </w:pPr>
      <w:r w:rsidRPr="001A4ADC">
        <w:t xml:space="preserve">Na osnovu boxplot dijagrama možemo videti distribuciju </w:t>
      </w:r>
      <w:r w:rsidRPr="001A4ADC">
        <w:rPr>
          <w:b/>
          <w:bCs/>
        </w:rPr>
        <w:t>OVR</w:t>
      </w:r>
      <w:r w:rsidRPr="001A4ADC">
        <w:t xml:space="preserve"> vrednosti za različite tipove kartica (</w:t>
      </w:r>
      <w:r w:rsidRPr="001A4ADC">
        <w:rPr>
          <w:b/>
          <w:bCs/>
        </w:rPr>
        <w:t>Bronze, Silver, Gold</w:t>
      </w:r>
      <w:r w:rsidRPr="001A4ADC">
        <w:t>) kod napadača i veznjaka.</w:t>
      </w:r>
    </w:p>
    <w:p w14:paraId="6B91D0B2" w14:textId="77777777" w:rsidR="001A4ADC" w:rsidRPr="001A4ADC" w:rsidRDefault="001A4ADC" w:rsidP="001A4ADC">
      <w:pPr>
        <w:jc w:val="both"/>
      </w:pPr>
      <w:r w:rsidRPr="001A4ADC">
        <w:rPr>
          <w:b/>
          <w:bCs/>
        </w:rPr>
        <w:t>Napadači</w:t>
      </w:r>
      <w:r w:rsidRPr="001A4ADC">
        <w:t>:</w:t>
      </w:r>
      <w:r w:rsidRPr="001A4ADC">
        <w:br/>
        <w:t xml:space="preserve">Distribucija </w:t>
      </w:r>
      <w:r w:rsidRPr="001A4ADC">
        <w:rPr>
          <w:b/>
          <w:bCs/>
        </w:rPr>
        <w:t>OVR</w:t>
      </w:r>
      <w:r w:rsidRPr="001A4ADC">
        <w:t xml:space="preserve"> vrednosti za napadače pokazuje da </w:t>
      </w:r>
      <w:r w:rsidRPr="001A4ADC">
        <w:rPr>
          <w:b/>
          <w:bCs/>
        </w:rPr>
        <w:t>Silver kartica</w:t>
      </w:r>
      <w:r w:rsidRPr="001A4ADC">
        <w:t xml:space="preserve"> dominira, sa najvećim brojem igrača koji imaju </w:t>
      </w:r>
      <w:r w:rsidRPr="001A4ADC">
        <w:rPr>
          <w:b/>
          <w:bCs/>
        </w:rPr>
        <w:t>OVR</w:t>
      </w:r>
      <w:r w:rsidRPr="001A4ADC">
        <w:t xml:space="preserve"> vrednosti između 60 i 75. </w:t>
      </w:r>
      <w:r w:rsidRPr="001A4ADC">
        <w:rPr>
          <w:b/>
          <w:bCs/>
        </w:rPr>
        <w:t>Gold kartica</w:t>
      </w:r>
      <w:r w:rsidRPr="001A4ADC">
        <w:t xml:space="preserve"> ima još više </w:t>
      </w:r>
      <w:r w:rsidRPr="001A4ADC">
        <w:rPr>
          <w:b/>
          <w:bCs/>
        </w:rPr>
        <w:t>OVR</w:t>
      </w:r>
      <w:r w:rsidRPr="001A4ADC">
        <w:t xml:space="preserve"> vrednosti, dok </w:t>
      </w:r>
      <w:r w:rsidRPr="001A4ADC">
        <w:rPr>
          <w:b/>
          <w:bCs/>
        </w:rPr>
        <w:t>Bronze kartica</w:t>
      </w:r>
      <w:r w:rsidRPr="001A4ADC">
        <w:t xml:space="preserve"> ima najniže vrednosti, sa igračima sa </w:t>
      </w:r>
      <w:r w:rsidRPr="001A4ADC">
        <w:rPr>
          <w:b/>
          <w:bCs/>
        </w:rPr>
        <w:t>OVR</w:t>
      </w:r>
      <w:r w:rsidRPr="001A4ADC">
        <w:t xml:space="preserve"> vrednostima oko 60 ili niže.</w:t>
      </w:r>
    </w:p>
    <w:p w14:paraId="54002650" w14:textId="5107403C" w:rsidR="001A4ADC" w:rsidRPr="001A4ADC" w:rsidRDefault="001A4ADC" w:rsidP="001A4ADC">
      <w:pPr>
        <w:jc w:val="both"/>
      </w:pPr>
      <w:r w:rsidRPr="001A4ADC">
        <w:rPr>
          <w:b/>
          <w:bCs/>
        </w:rPr>
        <w:lastRenderedPageBreak/>
        <w:t>Vezn</w:t>
      </w:r>
      <w:r>
        <w:rPr>
          <w:b/>
          <w:bCs/>
        </w:rPr>
        <w:t>jaci:</w:t>
      </w:r>
      <w:r w:rsidRPr="001A4ADC">
        <w:br/>
        <w:t xml:space="preserve">Slično kao i kod napadača, </w:t>
      </w:r>
      <w:r w:rsidRPr="001A4ADC">
        <w:rPr>
          <w:b/>
          <w:bCs/>
        </w:rPr>
        <w:t>Silver kartica</w:t>
      </w:r>
      <w:r w:rsidRPr="001A4ADC">
        <w:t xml:space="preserve"> kod veznih igrača ima veći broj igrača sa </w:t>
      </w:r>
      <w:r w:rsidRPr="001A4ADC">
        <w:rPr>
          <w:b/>
          <w:bCs/>
        </w:rPr>
        <w:t>OVR</w:t>
      </w:r>
      <w:r w:rsidRPr="001A4ADC">
        <w:t xml:space="preserve"> vrednostima između 60 i 75. </w:t>
      </w:r>
      <w:r w:rsidRPr="001A4ADC">
        <w:rPr>
          <w:b/>
          <w:bCs/>
        </w:rPr>
        <w:t>Gold kartica</w:t>
      </w:r>
      <w:r w:rsidRPr="001A4ADC">
        <w:t xml:space="preserve"> je rezervisana za igrače sa visokim </w:t>
      </w:r>
      <w:r w:rsidRPr="001A4ADC">
        <w:rPr>
          <w:b/>
          <w:bCs/>
        </w:rPr>
        <w:t>OVR</w:t>
      </w:r>
      <w:r w:rsidRPr="001A4ADC">
        <w:t xml:space="preserve"> vrednostima, dok su </w:t>
      </w:r>
      <w:r w:rsidRPr="001A4ADC">
        <w:rPr>
          <w:b/>
          <w:bCs/>
        </w:rPr>
        <w:t>Bronze kartice</w:t>
      </w:r>
      <w:r w:rsidRPr="001A4ADC">
        <w:t xml:space="preserve"> dodeljene igračima sa nižim </w:t>
      </w:r>
      <w:r w:rsidRPr="001A4ADC">
        <w:rPr>
          <w:b/>
          <w:bCs/>
        </w:rPr>
        <w:t>OVR</w:t>
      </w:r>
      <w:r w:rsidRPr="001A4ADC">
        <w:t xml:space="preserve"> vrednostima.</w:t>
      </w:r>
    </w:p>
    <w:p w14:paraId="24CAA966" w14:textId="77777777" w:rsidR="001A4ADC" w:rsidRDefault="001A4ADC" w:rsidP="001A4ADC">
      <w:pPr>
        <w:jc w:val="both"/>
      </w:pPr>
      <w:r w:rsidRPr="001A4ADC">
        <w:rPr>
          <w:b/>
          <w:bCs/>
        </w:rPr>
        <w:t>Zaključak</w:t>
      </w:r>
      <w:r w:rsidRPr="001A4ADC">
        <w:t>:</w:t>
      </w:r>
      <w:r w:rsidRPr="001A4ADC">
        <w:br/>
        <w:t xml:space="preserve">Grafik pokazuje jasan trend u distribuciji </w:t>
      </w:r>
      <w:r w:rsidRPr="001A4ADC">
        <w:rPr>
          <w:b/>
          <w:bCs/>
        </w:rPr>
        <w:t>OVR</w:t>
      </w:r>
      <w:r w:rsidRPr="001A4ADC">
        <w:t xml:space="preserve"> vrednosti u zavisnosti od tipa kartice. Igrači sa </w:t>
      </w:r>
      <w:r w:rsidRPr="001A4ADC">
        <w:rPr>
          <w:b/>
          <w:bCs/>
        </w:rPr>
        <w:t>Gold karticom</w:t>
      </w:r>
      <w:r w:rsidRPr="001A4ADC">
        <w:t xml:space="preserve"> imaju najviše </w:t>
      </w:r>
      <w:r w:rsidRPr="001A4ADC">
        <w:rPr>
          <w:b/>
          <w:bCs/>
        </w:rPr>
        <w:t>OVR</w:t>
      </w:r>
      <w:r w:rsidRPr="001A4ADC">
        <w:t xml:space="preserve"> vrednosti, dok </w:t>
      </w:r>
      <w:r w:rsidRPr="001A4ADC">
        <w:rPr>
          <w:b/>
          <w:bCs/>
        </w:rPr>
        <w:t>Bronze kartice</w:t>
      </w:r>
      <w:r w:rsidRPr="001A4ADC">
        <w:t xml:space="preserve"> imaju niže vrednosti. Ovo ukazuje na to da tip kartice igra veliku ulogu u definisanju ukupnih sposobnosti igrača.</w:t>
      </w:r>
    </w:p>
    <w:p w14:paraId="478A9AB0" w14:textId="25FC1C36" w:rsidR="0070536D" w:rsidRDefault="0070536D" w:rsidP="0070536D">
      <w:pPr>
        <w:pStyle w:val="Heading3"/>
      </w:pPr>
      <w:bookmarkStart w:id="22" w:name="_Toc222237944"/>
      <w:r>
        <w:t>Korelacija između Ball Control I OVR</w:t>
      </w:r>
      <w:bookmarkEnd w:id="22"/>
    </w:p>
    <w:p w14:paraId="4C5A01E3" w14:textId="77777777" w:rsidR="00664690" w:rsidRDefault="00664690" w:rsidP="00664690">
      <w:pPr>
        <w:keepNext/>
        <w:jc w:val="center"/>
      </w:pPr>
      <w:r>
        <w:rPr>
          <w:noProof/>
        </w:rPr>
        <w:drawing>
          <wp:inline distT="0" distB="0" distL="0" distR="0" wp14:anchorId="03C4C319" wp14:editId="295BB88B">
            <wp:extent cx="5105400" cy="3687689"/>
            <wp:effectExtent l="0" t="0" r="0" b="8255"/>
            <wp:docPr id="3900185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3123" cy="3693267"/>
                    </a:xfrm>
                    <a:prstGeom prst="rect">
                      <a:avLst/>
                    </a:prstGeom>
                    <a:noFill/>
                    <a:ln>
                      <a:noFill/>
                    </a:ln>
                  </pic:spPr>
                </pic:pic>
              </a:graphicData>
            </a:graphic>
          </wp:inline>
        </w:drawing>
      </w:r>
    </w:p>
    <w:p w14:paraId="4ED1290B" w14:textId="3E9B778E" w:rsidR="00664690" w:rsidRDefault="00664690" w:rsidP="00664690">
      <w:pPr>
        <w:pStyle w:val="Caption"/>
        <w:jc w:val="center"/>
      </w:pPr>
      <w:r>
        <w:t>ScatterPlot korelacije između Ball Control i OVR kod napadača</w:t>
      </w:r>
    </w:p>
    <w:p w14:paraId="3D6349A5" w14:textId="77777777" w:rsidR="00664690" w:rsidRDefault="00664690" w:rsidP="00664690"/>
    <w:p w14:paraId="0009DE86" w14:textId="77777777" w:rsidR="00664690" w:rsidRDefault="00664690" w:rsidP="00664690"/>
    <w:p w14:paraId="48A6AB4E" w14:textId="77777777" w:rsidR="00664690" w:rsidRDefault="00664690" w:rsidP="00664690"/>
    <w:p w14:paraId="706F5E83"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lastRenderedPageBreak/>
        <w:t>ggplot(attackers_data, aes(x = Ball.Control, y = OVR)) +</w:t>
      </w:r>
    </w:p>
    <w:p w14:paraId="7B89C34B"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geom_point(color = "yellow") +</w:t>
      </w:r>
    </w:p>
    <w:p w14:paraId="6F161040"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geom_smooth(method = "lm", color = "black", linetype = "dashed") +</w:t>
      </w:r>
    </w:p>
    <w:p w14:paraId="3C7A58C4"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labs(</w:t>
      </w:r>
    </w:p>
    <w:p w14:paraId="3CAC383C"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title = "Korelacija između Ball Control i OVR (Napadači)",</w:t>
      </w:r>
    </w:p>
    <w:p w14:paraId="35F63841"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x = "Ball Control",</w:t>
      </w:r>
    </w:p>
    <w:p w14:paraId="41D8E304"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y = "Overall (OVR)"</w:t>
      </w:r>
    </w:p>
    <w:p w14:paraId="3889DC48"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 +</w:t>
      </w:r>
    </w:p>
    <w:p w14:paraId="1BD4891B" w14:textId="77777777" w:rsidR="00C26554"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theme_minimal() +</w:t>
      </w:r>
    </w:p>
    <w:p w14:paraId="4E0E3295" w14:textId="439C8735" w:rsidR="00664690" w:rsidRPr="00BB7798" w:rsidRDefault="00C26554" w:rsidP="00C26554">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BB7798">
        <w:rPr>
          <w:rFonts w:ascii="Consolas" w:hAnsi="Consolas"/>
          <w:sz w:val="20"/>
          <w:szCs w:val="20"/>
        </w:rPr>
        <w:t xml:space="preserve">  theme(plot.title = element_text(hjust = 0.5, face = "bold"))</w:t>
      </w:r>
    </w:p>
    <w:p w14:paraId="4395ACF8" w14:textId="7D10B3E0" w:rsidR="00664690" w:rsidRDefault="00664690" w:rsidP="00664690">
      <w:pPr>
        <w:pStyle w:val="Caption"/>
        <w:jc w:val="center"/>
      </w:pPr>
      <w:r>
        <w:t>R Kod za crtanje ScatterPlota korelacije između Ball Control i OVR kod napadača</w:t>
      </w:r>
    </w:p>
    <w:p w14:paraId="2760FFE9" w14:textId="77777777" w:rsidR="00235B70" w:rsidRDefault="00235B70" w:rsidP="00235B70">
      <w:pPr>
        <w:keepNext/>
        <w:jc w:val="center"/>
      </w:pPr>
      <w:r>
        <w:rPr>
          <w:noProof/>
        </w:rPr>
        <w:drawing>
          <wp:inline distT="0" distB="0" distL="0" distR="0" wp14:anchorId="32137F07" wp14:editId="6BEA71B0">
            <wp:extent cx="5067300" cy="3660169"/>
            <wp:effectExtent l="0" t="0" r="0" b="0"/>
            <wp:docPr id="19704707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0331" cy="3662358"/>
                    </a:xfrm>
                    <a:prstGeom prst="rect">
                      <a:avLst/>
                    </a:prstGeom>
                    <a:noFill/>
                    <a:ln>
                      <a:noFill/>
                    </a:ln>
                  </pic:spPr>
                </pic:pic>
              </a:graphicData>
            </a:graphic>
          </wp:inline>
        </w:drawing>
      </w:r>
    </w:p>
    <w:p w14:paraId="56277D8D" w14:textId="3A2F02B9" w:rsidR="00235B70" w:rsidRDefault="00235B70" w:rsidP="00235B70">
      <w:pPr>
        <w:pStyle w:val="Caption"/>
        <w:jc w:val="center"/>
      </w:pPr>
      <w:r w:rsidRPr="003A5F49">
        <w:t xml:space="preserve">ScatterPlot korelacije između Ball Control i OVR kod </w:t>
      </w:r>
      <w:r>
        <w:t>veznjaka</w:t>
      </w:r>
    </w:p>
    <w:p w14:paraId="6098F02D" w14:textId="77777777" w:rsidR="00235B70" w:rsidRDefault="00235B70" w:rsidP="00235B70"/>
    <w:p w14:paraId="67707FB9" w14:textId="77777777" w:rsidR="00235B70" w:rsidRDefault="00235B70" w:rsidP="00235B70"/>
    <w:p w14:paraId="4FE5E371" w14:textId="77777777" w:rsidR="00D5284B" w:rsidRPr="00BB7798" w:rsidRDefault="00D5284B" w:rsidP="00D5284B">
      <w:pPr>
        <w:keepNext/>
        <w:pBdr>
          <w:top w:val="single" w:sz="4" w:space="1" w:color="auto"/>
          <w:left w:val="single" w:sz="4" w:space="4" w:color="auto"/>
          <w:bottom w:val="single" w:sz="4" w:space="1" w:color="auto"/>
          <w:right w:val="single" w:sz="4" w:space="4" w:color="auto"/>
        </w:pBdr>
        <w:rPr>
          <w:sz w:val="20"/>
          <w:szCs w:val="20"/>
        </w:rPr>
      </w:pPr>
      <w:r w:rsidRPr="00BB7798">
        <w:rPr>
          <w:sz w:val="20"/>
          <w:szCs w:val="20"/>
        </w:rPr>
        <w:lastRenderedPageBreak/>
        <w:t>ggplot(midfielders_data, aes(x = Ball.Control, y = OVR)) +</w:t>
      </w:r>
    </w:p>
    <w:p w14:paraId="4153406A" w14:textId="77777777" w:rsidR="00D5284B" w:rsidRPr="00BB7798" w:rsidRDefault="00D5284B" w:rsidP="00D5284B">
      <w:pPr>
        <w:keepNext/>
        <w:pBdr>
          <w:top w:val="single" w:sz="4" w:space="1" w:color="auto"/>
          <w:left w:val="single" w:sz="4" w:space="4" w:color="auto"/>
          <w:bottom w:val="single" w:sz="4" w:space="1" w:color="auto"/>
          <w:right w:val="single" w:sz="4" w:space="4" w:color="auto"/>
        </w:pBdr>
        <w:rPr>
          <w:sz w:val="20"/>
          <w:szCs w:val="20"/>
        </w:rPr>
      </w:pPr>
      <w:r w:rsidRPr="00BB7798">
        <w:rPr>
          <w:sz w:val="20"/>
          <w:szCs w:val="20"/>
        </w:rPr>
        <w:t xml:space="preserve">  geom_point(color = "green") +</w:t>
      </w:r>
    </w:p>
    <w:p w14:paraId="31DAFE99" w14:textId="77777777" w:rsidR="00D5284B" w:rsidRPr="00BB7798" w:rsidRDefault="00D5284B" w:rsidP="00D5284B">
      <w:pPr>
        <w:keepNext/>
        <w:pBdr>
          <w:top w:val="single" w:sz="4" w:space="1" w:color="auto"/>
          <w:left w:val="single" w:sz="4" w:space="4" w:color="auto"/>
          <w:bottom w:val="single" w:sz="4" w:space="1" w:color="auto"/>
          <w:right w:val="single" w:sz="4" w:space="4" w:color="auto"/>
        </w:pBdr>
        <w:rPr>
          <w:sz w:val="20"/>
          <w:szCs w:val="20"/>
        </w:rPr>
      </w:pPr>
      <w:r w:rsidRPr="00BB7798">
        <w:rPr>
          <w:sz w:val="20"/>
          <w:szCs w:val="20"/>
        </w:rPr>
        <w:t xml:space="preserve">  geom_smooth(method = "lm", color = "black", linetype = "dashed") +</w:t>
      </w:r>
    </w:p>
    <w:p w14:paraId="3965F020" w14:textId="77777777" w:rsidR="00D5284B" w:rsidRPr="00BB7798" w:rsidRDefault="00D5284B" w:rsidP="00D5284B">
      <w:pPr>
        <w:keepNext/>
        <w:pBdr>
          <w:top w:val="single" w:sz="4" w:space="1" w:color="auto"/>
          <w:left w:val="single" w:sz="4" w:space="4" w:color="auto"/>
          <w:bottom w:val="single" w:sz="4" w:space="1" w:color="auto"/>
          <w:right w:val="single" w:sz="4" w:space="4" w:color="auto"/>
        </w:pBdr>
        <w:rPr>
          <w:sz w:val="20"/>
          <w:szCs w:val="20"/>
        </w:rPr>
      </w:pPr>
      <w:r w:rsidRPr="00BB7798">
        <w:rPr>
          <w:sz w:val="20"/>
          <w:szCs w:val="20"/>
        </w:rPr>
        <w:t xml:space="preserve">  labs(</w:t>
      </w:r>
    </w:p>
    <w:p w14:paraId="16B9CC7A" w14:textId="77777777" w:rsidR="00D5284B" w:rsidRPr="00BB7798" w:rsidRDefault="00D5284B" w:rsidP="00D5284B">
      <w:pPr>
        <w:keepNext/>
        <w:pBdr>
          <w:top w:val="single" w:sz="4" w:space="1" w:color="auto"/>
          <w:left w:val="single" w:sz="4" w:space="4" w:color="auto"/>
          <w:bottom w:val="single" w:sz="4" w:space="1" w:color="auto"/>
          <w:right w:val="single" w:sz="4" w:space="4" w:color="auto"/>
        </w:pBdr>
        <w:rPr>
          <w:sz w:val="20"/>
          <w:szCs w:val="20"/>
        </w:rPr>
      </w:pPr>
      <w:r w:rsidRPr="00BB7798">
        <w:rPr>
          <w:sz w:val="20"/>
          <w:szCs w:val="20"/>
        </w:rPr>
        <w:t xml:space="preserve">    title = "Korelacija između Ball Control i OVR (Veznjaci)",</w:t>
      </w:r>
    </w:p>
    <w:p w14:paraId="70E6176B" w14:textId="77777777" w:rsidR="00D5284B" w:rsidRPr="00BB7798" w:rsidRDefault="00D5284B" w:rsidP="00D5284B">
      <w:pPr>
        <w:keepNext/>
        <w:pBdr>
          <w:top w:val="single" w:sz="4" w:space="1" w:color="auto"/>
          <w:left w:val="single" w:sz="4" w:space="4" w:color="auto"/>
          <w:bottom w:val="single" w:sz="4" w:space="1" w:color="auto"/>
          <w:right w:val="single" w:sz="4" w:space="4" w:color="auto"/>
        </w:pBdr>
        <w:rPr>
          <w:sz w:val="20"/>
          <w:szCs w:val="20"/>
        </w:rPr>
      </w:pPr>
      <w:r w:rsidRPr="00BB7798">
        <w:rPr>
          <w:sz w:val="20"/>
          <w:szCs w:val="20"/>
        </w:rPr>
        <w:t xml:space="preserve">    x = "Ball Control",</w:t>
      </w:r>
    </w:p>
    <w:p w14:paraId="461D5F6E" w14:textId="77777777" w:rsidR="00D5284B" w:rsidRPr="00BB7798" w:rsidRDefault="00D5284B" w:rsidP="00D5284B">
      <w:pPr>
        <w:keepNext/>
        <w:pBdr>
          <w:top w:val="single" w:sz="4" w:space="1" w:color="auto"/>
          <w:left w:val="single" w:sz="4" w:space="4" w:color="auto"/>
          <w:bottom w:val="single" w:sz="4" w:space="1" w:color="auto"/>
          <w:right w:val="single" w:sz="4" w:space="4" w:color="auto"/>
        </w:pBdr>
        <w:rPr>
          <w:sz w:val="20"/>
          <w:szCs w:val="20"/>
        </w:rPr>
      </w:pPr>
      <w:r w:rsidRPr="00BB7798">
        <w:rPr>
          <w:sz w:val="20"/>
          <w:szCs w:val="20"/>
        </w:rPr>
        <w:t xml:space="preserve">    y = "Overall (OVR)"</w:t>
      </w:r>
    </w:p>
    <w:p w14:paraId="6FE2C6AA" w14:textId="77777777" w:rsidR="00D5284B" w:rsidRPr="00BB7798" w:rsidRDefault="00D5284B" w:rsidP="00D5284B">
      <w:pPr>
        <w:keepNext/>
        <w:pBdr>
          <w:top w:val="single" w:sz="4" w:space="1" w:color="auto"/>
          <w:left w:val="single" w:sz="4" w:space="4" w:color="auto"/>
          <w:bottom w:val="single" w:sz="4" w:space="1" w:color="auto"/>
          <w:right w:val="single" w:sz="4" w:space="4" w:color="auto"/>
        </w:pBdr>
        <w:rPr>
          <w:sz w:val="20"/>
          <w:szCs w:val="20"/>
        </w:rPr>
      </w:pPr>
      <w:r w:rsidRPr="00BB7798">
        <w:rPr>
          <w:sz w:val="20"/>
          <w:szCs w:val="20"/>
        </w:rPr>
        <w:t xml:space="preserve">  ) +</w:t>
      </w:r>
    </w:p>
    <w:p w14:paraId="69EC6170" w14:textId="77777777" w:rsidR="00D5284B" w:rsidRPr="00BB7798" w:rsidRDefault="00D5284B" w:rsidP="00D5284B">
      <w:pPr>
        <w:keepNext/>
        <w:pBdr>
          <w:top w:val="single" w:sz="4" w:space="1" w:color="auto"/>
          <w:left w:val="single" w:sz="4" w:space="4" w:color="auto"/>
          <w:bottom w:val="single" w:sz="4" w:space="1" w:color="auto"/>
          <w:right w:val="single" w:sz="4" w:space="4" w:color="auto"/>
        </w:pBdr>
        <w:rPr>
          <w:sz w:val="20"/>
          <w:szCs w:val="20"/>
        </w:rPr>
      </w:pPr>
      <w:r w:rsidRPr="00BB7798">
        <w:rPr>
          <w:sz w:val="20"/>
          <w:szCs w:val="20"/>
        </w:rPr>
        <w:t xml:space="preserve">  theme_minimal() +</w:t>
      </w:r>
    </w:p>
    <w:p w14:paraId="3108AA92" w14:textId="2C63054B" w:rsidR="00235B70" w:rsidRDefault="00D5284B" w:rsidP="00D5284B">
      <w:pPr>
        <w:keepNext/>
        <w:pBdr>
          <w:top w:val="single" w:sz="4" w:space="1" w:color="auto"/>
          <w:left w:val="single" w:sz="4" w:space="4" w:color="auto"/>
          <w:bottom w:val="single" w:sz="4" w:space="1" w:color="auto"/>
          <w:right w:val="single" w:sz="4" w:space="4" w:color="auto"/>
        </w:pBdr>
      </w:pPr>
      <w:r>
        <w:t xml:space="preserve">  theme(plot.title = element_text(hjust = 0.5, face = "bold"))</w:t>
      </w:r>
    </w:p>
    <w:p w14:paraId="08F34B26" w14:textId="4C677934" w:rsidR="00235B70" w:rsidRPr="00235B70" w:rsidRDefault="00235B70" w:rsidP="00235B70">
      <w:pPr>
        <w:pStyle w:val="Caption"/>
        <w:jc w:val="center"/>
      </w:pPr>
      <w:r w:rsidRPr="00B640E3">
        <w:t xml:space="preserve">R Kod za crtanje ScatterPlota korelacije između Ball Control i OVR kod </w:t>
      </w:r>
      <w:r>
        <w:t>veznjaka</w:t>
      </w:r>
    </w:p>
    <w:p w14:paraId="3319B6CF" w14:textId="676AA88A" w:rsidR="00666587" w:rsidRPr="00666587" w:rsidRDefault="00666587" w:rsidP="00666587">
      <w:pPr>
        <w:jc w:val="both"/>
      </w:pPr>
      <w:r w:rsidRPr="00666587">
        <w:t>Na gra</w:t>
      </w:r>
      <w:r>
        <w:t>ficima</w:t>
      </w:r>
      <w:r w:rsidRPr="00666587">
        <w:t xml:space="preserve"> je prikazana korelacija između atributa </w:t>
      </w:r>
      <w:r w:rsidRPr="00666587">
        <w:rPr>
          <w:b/>
          <w:bCs/>
        </w:rPr>
        <w:t>Ball Control</w:t>
      </w:r>
      <w:r w:rsidRPr="00666587">
        <w:t xml:space="preserve"> i </w:t>
      </w:r>
      <w:r w:rsidRPr="00666587">
        <w:rPr>
          <w:b/>
          <w:bCs/>
        </w:rPr>
        <w:t>OVR</w:t>
      </w:r>
      <w:r w:rsidRPr="00666587">
        <w:t xml:space="preserve"> za napadače i veznjake.</w:t>
      </w:r>
    </w:p>
    <w:p w14:paraId="7C86E129" w14:textId="77777777" w:rsidR="00666587" w:rsidRPr="00666587" w:rsidRDefault="00666587" w:rsidP="00666587">
      <w:pPr>
        <w:jc w:val="both"/>
      </w:pPr>
      <w:r w:rsidRPr="00666587">
        <w:t xml:space="preserve">Za oba tipa igrača, postoji jasna </w:t>
      </w:r>
      <w:r w:rsidRPr="00666587">
        <w:rPr>
          <w:b/>
          <w:bCs/>
        </w:rPr>
        <w:t>pozitivna korelacija</w:t>
      </w:r>
      <w:r w:rsidRPr="00666587">
        <w:t xml:space="preserve">. To znači da što je </w:t>
      </w:r>
      <w:r w:rsidRPr="00666587">
        <w:rPr>
          <w:b/>
          <w:bCs/>
        </w:rPr>
        <w:t>Ball Control</w:t>
      </w:r>
      <w:r w:rsidRPr="00666587">
        <w:t xml:space="preserve"> veći, to je i </w:t>
      </w:r>
      <w:r w:rsidRPr="00666587">
        <w:rPr>
          <w:b/>
          <w:bCs/>
        </w:rPr>
        <w:t>OVR</w:t>
      </w:r>
      <w:r w:rsidRPr="00666587">
        <w:t xml:space="preserve"> veći, što je očekivano, jer bolja kontrola lopte često znači bolje ukupne fudbalske sposobnosti.</w:t>
      </w:r>
    </w:p>
    <w:p w14:paraId="5D78EA6A" w14:textId="77777777" w:rsidR="00666587" w:rsidRPr="00666587" w:rsidRDefault="00666587" w:rsidP="00666587">
      <w:pPr>
        <w:jc w:val="both"/>
      </w:pPr>
      <w:r w:rsidRPr="00666587">
        <w:rPr>
          <w:b/>
          <w:bCs/>
        </w:rPr>
        <w:t>Napadači</w:t>
      </w:r>
      <w:r w:rsidRPr="00666587">
        <w:t xml:space="preserve">: Na grafiku za napadače, možemo primetiti jasnu pozitivnu korelaciju između </w:t>
      </w:r>
      <w:r w:rsidRPr="00666587">
        <w:rPr>
          <w:b/>
          <w:bCs/>
        </w:rPr>
        <w:t>Ball Control</w:t>
      </w:r>
      <w:r w:rsidRPr="00666587">
        <w:t xml:space="preserve"> i </w:t>
      </w:r>
      <w:r w:rsidRPr="00666587">
        <w:rPr>
          <w:b/>
          <w:bCs/>
        </w:rPr>
        <w:t>OVR</w:t>
      </w:r>
      <w:r w:rsidRPr="00666587">
        <w:t xml:space="preserve">. Igrači sa višim </w:t>
      </w:r>
      <w:r w:rsidRPr="00666587">
        <w:rPr>
          <w:b/>
          <w:bCs/>
        </w:rPr>
        <w:t>Ball Control</w:t>
      </w:r>
      <w:r w:rsidRPr="00666587">
        <w:t xml:space="preserve"> vrednostima imaju tendenciju da imaju i veći </w:t>
      </w:r>
      <w:r w:rsidRPr="00666587">
        <w:rPr>
          <w:b/>
          <w:bCs/>
        </w:rPr>
        <w:t>OVR</w:t>
      </w:r>
      <w:r w:rsidRPr="00666587">
        <w:t>, što ukazuje na to da su bolji u kontroli lopte, a samim tim i u drugim fudbalskim aspektima.</w:t>
      </w:r>
    </w:p>
    <w:p w14:paraId="02C5BC8D" w14:textId="77777777" w:rsidR="00666587" w:rsidRPr="00666587" w:rsidRDefault="00666587" w:rsidP="00666587">
      <w:pPr>
        <w:jc w:val="both"/>
      </w:pPr>
      <w:r w:rsidRPr="00666587">
        <w:rPr>
          <w:b/>
          <w:bCs/>
        </w:rPr>
        <w:t>Veznjaci</w:t>
      </w:r>
      <w:r w:rsidRPr="00666587">
        <w:t xml:space="preserve">: Slično tome, za veznjake, postoji slična korelacija. Viši </w:t>
      </w:r>
      <w:r w:rsidRPr="00666587">
        <w:rPr>
          <w:b/>
          <w:bCs/>
        </w:rPr>
        <w:t>Ball Control</w:t>
      </w:r>
      <w:r w:rsidRPr="00666587">
        <w:t xml:space="preserve"> vrednosti takođe vode ka višem </w:t>
      </w:r>
      <w:r w:rsidRPr="00666587">
        <w:rPr>
          <w:b/>
          <w:bCs/>
        </w:rPr>
        <w:t>OVR</w:t>
      </w:r>
      <w:r w:rsidRPr="00666587">
        <w:t>, što je ključno za vezne igrače, koji se često oslanjaju na preciznost u kontroli lopte.</w:t>
      </w:r>
    </w:p>
    <w:p w14:paraId="76DF311B" w14:textId="77777777" w:rsidR="00666587" w:rsidRPr="00666587" w:rsidRDefault="00666587" w:rsidP="00666587">
      <w:pPr>
        <w:jc w:val="both"/>
      </w:pPr>
      <w:r w:rsidRPr="00666587">
        <w:t xml:space="preserve">Ovaj grafikon nam pokazuje da je </w:t>
      </w:r>
      <w:r w:rsidRPr="00666587">
        <w:rPr>
          <w:b/>
          <w:bCs/>
        </w:rPr>
        <w:t>Ball Control</w:t>
      </w:r>
      <w:r w:rsidRPr="00666587">
        <w:t xml:space="preserve"> važan faktor za </w:t>
      </w:r>
      <w:r w:rsidRPr="00666587">
        <w:rPr>
          <w:b/>
          <w:bCs/>
        </w:rPr>
        <w:t>OVR</w:t>
      </w:r>
      <w:r w:rsidRPr="00666587">
        <w:t>, što nam može pomoći u daljoj analizi odnosa između ovih atributa i ukupnih sposobnosti igrača.</w:t>
      </w:r>
    </w:p>
    <w:p w14:paraId="6EE76C17" w14:textId="77777777" w:rsidR="001D5B4E" w:rsidRDefault="001D5B4E" w:rsidP="001D5B4E"/>
    <w:p w14:paraId="7A9B3A27" w14:textId="15293FB3" w:rsidR="00666587" w:rsidRDefault="006B3C1B" w:rsidP="006B3C1B">
      <w:pPr>
        <w:pStyle w:val="Heading3"/>
      </w:pPr>
      <w:bookmarkStart w:id="23" w:name="_Toc222237945"/>
      <w:r>
        <w:lastRenderedPageBreak/>
        <w:t>Korelacija između Age I OVR</w:t>
      </w:r>
      <w:bookmarkEnd w:id="23"/>
    </w:p>
    <w:p w14:paraId="6B70F4C9" w14:textId="77777777" w:rsidR="00C33B37" w:rsidRDefault="00C33B37" w:rsidP="00C33B37">
      <w:pPr>
        <w:keepNext/>
        <w:jc w:val="center"/>
      </w:pPr>
      <w:r>
        <w:rPr>
          <w:noProof/>
        </w:rPr>
        <w:drawing>
          <wp:inline distT="0" distB="0" distL="0" distR="0" wp14:anchorId="370B8F93" wp14:editId="14BDBD8B">
            <wp:extent cx="4333875" cy="3646290"/>
            <wp:effectExtent l="0" t="0" r="0" b="0"/>
            <wp:docPr id="247259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44152" cy="3654936"/>
                    </a:xfrm>
                    <a:prstGeom prst="rect">
                      <a:avLst/>
                    </a:prstGeom>
                    <a:noFill/>
                    <a:ln>
                      <a:noFill/>
                    </a:ln>
                  </pic:spPr>
                </pic:pic>
              </a:graphicData>
            </a:graphic>
          </wp:inline>
        </w:drawing>
      </w:r>
    </w:p>
    <w:p w14:paraId="098C8B2F" w14:textId="591F317A" w:rsidR="00C33B37" w:rsidRDefault="00C33B37" w:rsidP="00C33B37">
      <w:pPr>
        <w:pStyle w:val="Caption"/>
        <w:jc w:val="center"/>
      </w:pPr>
      <w:r>
        <w:t>Grafik korelacije između Age i OVR kod veznjaka</w:t>
      </w:r>
    </w:p>
    <w:p w14:paraId="78C8FE08" w14:textId="77777777" w:rsidR="00C33B37" w:rsidRDefault="00C33B37" w:rsidP="00C33B37">
      <w:pPr>
        <w:keepNext/>
        <w:jc w:val="center"/>
      </w:pPr>
      <w:r>
        <w:rPr>
          <w:noProof/>
        </w:rPr>
        <w:drawing>
          <wp:inline distT="0" distB="0" distL="0" distR="0" wp14:anchorId="3D3E0399" wp14:editId="76FABF4F">
            <wp:extent cx="4166180" cy="3505200"/>
            <wp:effectExtent l="0" t="0" r="6350" b="0"/>
            <wp:docPr id="20734627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79120" cy="3516087"/>
                    </a:xfrm>
                    <a:prstGeom prst="rect">
                      <a:avLst/>
                    </a:prstGeom>
                    <a:noFill/>
                    <a:ln>
                      <a:noFill/>
                    </a:ln>
                  </pic:spPr>
                </pic:pic>
              </a:graphicData>
            </a:graphic>
          </wp:inline>
        </w:drawing>
      </w:r>
    </w:p>
    <w:p w14:paraId="2529DD48" w14:textId="1E5832E7" w:rsidR="00C33B37" w:rsidRDefault="00C33B37" w:rsidP="00C33B37">
      <w:pPr>
        <w:pStyle w:val="Caption"/>
        <w:jc w:val="center"/>
      </w:pPr>
      <w:r>
        <w:t>Grafik korelacije između Age i OVR kod napadača</w:t>
      </w:r>
    </w:p>
    <w:p w14:paraId="4676C752"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FB0777">
        <w:rPr>
          <w:rFonts w:ascii="Consolas" w:hAnsi="Consolas"/>
          <w:color w:val="196B24" w:themeColor="accent3"/>
          <w:sz w:val="20"/>
          <w:szCs w:val="20"/>
        </w:rPr>
        <w:lastRenderedPageBreak/>
        <w:t># Point plot za Age vs OVR (Napadači)</w:t>
      </w:r>
    </w:p>
    <w:p w14:paraId="55C9602A"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ggplot(attackers_data, aes(x = Age, y = OVR)) +</w:t>
      </w:r>
    </w:p>
    <w:p w14:paraId="297B211F"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geom_point(color = "red") +</w:t>
      </w:r>
    </w:p>
    <w:p w14:paraId="73B27162"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labs(</w:t>
      </w:r>
    </w:p>
    <w:p w14:paraId="1FB4B59D"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title = "Korelacija između Age i OVR (Napadači)",</w:t>
      </w:r>
    </w:p>
    <w:p w14:paraId="72A808FF"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x = "Age",</w:t>
      </w:r>
    </w:p>
    <w:p w14:paraId="336E0AFC"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y = "Overall (OVR)"</w:t>
      </w:r>
    </w:p>
    <w:p w14:paraId="1FA83233"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 +</w:t>
      </w:r>
    </w:p>
    <w:p w14:paraId="129AA167"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theme_minimal() +</w:t>
      </w:r>
    </w:p>
    <w:p w14:paraId="512E9BD9"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theme(plot.title = element_text(hjust = 0.5, face = "bold"))</w:t>
      </w:r>
    </w:p>
    <w:p w14:paraId="041DACDA" w14:textId="77777777" w:rsidR="00FC62A8" w:rsidRDefault="00FC62A8" w:rsidP="00FC62A8">
      <w:pPr>
        <w:keepNext/>
      </w:pPr>
    </w:p>
    <w:p w14:paraId="017CD295"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rPr>
      </w:pPr>
      <w:r w:rsidRPr="00FB0777">
        <w:rPr>
          <w:rFonts w:ascii="Consolas" w:hAnsi="Consolas"/>
          <w:color w:val="196B24" w:themeColor="accent3"/>
          <w:sz w:val="20"/>
          <w:szCs w:val="20"/>
        </w:rPr>
        <w:t># Point plot za Age vs OVR (Veznjaci)</w:t>
      </w:r>
    </w:p>
    <w:p w14:paraId="2CA75820"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ggplot(midfielders_data, aes(x = Age, y = OVR)) +</w:t>
      </w:r>
    </w:p>
    <w:p w14:paraId="2AEC8DBB"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geom_point(color = "orange") +</w:t>
      </w:r>
    </w:p>
    <w:p w14:paraId="50061690"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labs(</w:t>
      </w:r>
    </w:p>
    <w:p w14:paraId="149C696B"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title = "Korelacija između Age i OVR (Veznjaci)",</w:t>
      </w:r>
    </w:p>
    <w:p w14:paraId="4F84FA99"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x = "Age",</w:t>
      </w:r>
    </w:p>
    <w:p w14:paraId="3B8E996C"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y = "Overall (OVR)"</w:t>
      </w:r>
    </w:p>
    <w:p w14:paraId="68A095E7"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 +</w:t>
      </w:r>
    </w:p>
    <w:p w14:paraId="73A3BEAB" w14:textId="77777777" w:rsidR="00FC62A8"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theme_minimal() +</w:t>
      </w:r>
    </w:p>
    <w:p w14:paraId="1BB8624E" w14:textId="6BD69AB5" w:rsidR="00C33B37" w:rsidRPr="00FB0777" w:rsidRDefault="00FC62A8" w:rsidP="00FC62A8">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FB0777">
        <w:rPr>
          <w:rFonts w:ascii="Consolas" w:hAnsi="Consolas"/>
          <w:sz w:val="20"/>
          <w:szCs w:val="20"/>
        </w:rPr>
        <w:t xml:space="preserve">  theme(plot.title = element_text(hjust = 0.5, face = "bold"))</w:t>
      </w:r>
    </w:p>
    <w:p w14:paraId="2B6980DC" w14:textId="1C7FAE8D" w:rsidR="00C33B37" w:rsidRDefault="00C33B37" w:rsidP="00C33B37">
      <w:pPr>
        <w:pStyle w:val="Caption"/>
        <w:jc w:val="center"/>
      </w:pPr>
      <w:r>
        <w:t>R Kod za crtanje grafika korelacije Age i OVR kod napadača i veznjaka</w:t>
      </w:r>
    </w:p>
    <w:p w14:paraId="5869C1BD" w14:textId="77777777" w:rsidR="008F641F" w:rsidRPr="008F641F" w:rsidRDefault="008F641F" w:rsidP="008F641F">
      <w:pPr>
        <w:jc w:val="both"/>
      </w:pPr>
      <w:r w:rsidRPr="008F641F">
        <w:t>Na grafiku iznad možemo da vidimo vezu između starosti (Age) i ukupnog rejtinga (OVR) za vezne igrače i napadače. Kao što je očekivano, sa porastom starosti, ukupni rejting igrača polako raste.</w:t>
      </w:r>
    </w:p>
    <w:p w14:paraId="6C3A4321" w14:textId="77777777" w:rsidR="008F641F" w:rsidRPr="008F641F" w:rsidRDefault="008F641F" w:rsidP="008F641F">
      <w:pPr>
        <w:jc w:val="both"/>
      </w:pPr>
      <w:r w:rsidRPr="008F641F">
        <w:t>Za napadače, stariji igrači uglavnom imaju viši OVR, dok kod veznih igrača postoji sličan trend, ali sa nešto većom ravnomernošću među starosnim grupama. Stariji vezni igrači takođe pokazuju bolji OVR, što može biti rezultat iskustva i razvijenih veština.</w:t>
      </w:r>
    </w:p>
    <w:p w14:paraId="122E302B" w14:textId="77777777" w:rsidR="008F641F" w:rsidRPr="008F641F" w:rsidRDefault="008F641F" w:rsidP="008F641F">
      <w:pPr>
        <w:jc w:val="both"/>
      </w:pPr>
      <w:r w:rsidRPr="008F641F">
        <w:t>Raspodela je uglavnom simetrična, sa ponekim igračima koji izlaze iz uobičajenih granica, ali to nije problematično i može se povezati sa specifičnim osobinama ili stilovima igre.</w:t>
      </w:r>
    </w:p>
    <w:p w14:paraId="30757E6B" w14:textId="4FBB14EB" w:rsidR="00EF26C7" w:rsidRPr="00FC62A8" w:rsidRDefault="00427A92" w:rsidP="00427A92">
      <w:pPr>
        <w:pStyle w:val="Heading2"/>
        <w:rPr>
          <w:color w:val="156082" w:themeColor="accent1"/>
        </w:rPr>
      </w:pPr>
      <w:bookmarkStart w:id="24" w:name="_Toc222237946"/>
      <w:r w:rsidRPr="00FC62A8">
        <w:rPr>
          <w:color w:val="156082" w:themeColor="accent1"/>
        </w:rPr>
        <w:lastRenderedPageBreak/>
        <w:t>Multivarijantne analize</w:t>
      </w:r>
      <w:bookmarkEnd w:id="24"/>
    </w:p>
    <w:p w14:paraId="4469CCB5" w14:textId="4C2DBFD5" w:rsidR="00427A92" w:rsidRDefault="00967586" w:rsidP="00574A49">
      <w:pPr>
        <w:pStyle w:val="Heading3"/>
      </w:pPr>
      <w:bookmarkStart w:id="25" w:name="_Toc222237947"/>
      <w:r>
        <w:t>Uticaj</w:t>
      </w:r>
      <w:r w:rsidR="00574A49">
        <w:t xml:space="preserve"> parametara Finishing </w:t>
      </w:r>
      <w:r>
        <w:t>i</w:t>
      </w:r>
      <w:r w:rsidR="00574A49">
        <w:t xml:space="preserve"> Age </w:t>
      </w:r>
      <w:r w:rsidR="003B7219">
        <w:t xml:space="preserve">na OVR </w:t>
      </w:r>
      <w:r w:rsidR="00574A49">
        <w:t>kod napadača</w:t>
      </w:r>
      <w:bookmarkEnd w:id="25"/>
      <w:r w:rsidR="003B7219">
        <w:t xml:space="preserve"> </w:t>
      </w:r>
    </w:p>
    <w:p w14:paraId="3E22FEC1" w14:textId="3228AD98" w:rsidR="009D13EF" w:rsidRPr="009D13EF" w:rsidRDefault="008B0F42" w:rsidP="009D13EF">
      <w:r w:rsidRPr="009D13EF">
        <w:rPr>
          <w:noProof/>
        </w:rPr>
        <w:drawing>
          <wp:anchor distT="0" distB="0" distL="114300" distR="114300" simplePos="0" relativeHeight="251579904" behindDoc="0" locked="0" layoutInCell="1" allowOverlap="1" wp14:anchorId="422C7220" wp14:editId="2C851A86">
            <wp:simplePos x="0" y="0"/>
            <wp:positionH relativeFrom="margin">
              <wp:posOffset>327660</wp:posOffset>
            </wp:positionH>
            <wp:positionV relativeFrom="paragraph">
              <wp:posOffset>10160</wp:posOffset>
            </wp:positionV>
            <wp:extent cx="5168900" cy="2773680"/>
            <wp:effectExtent l="0" t="0" r="0" b="7620"/>
            <wp:wrapThrough wrapText="bothSides">
              <wp:wrapPolygon edited="0">
                <wp:start x="0" y="0"/>
                <wp:lineTo x="0" y="21511"/>
                <wp:lineTo x="21494" y="21511"/>
                <wp:lineTo x="21494" y="0"/>
                <wp:lineTo x="0" y="0"/>
              </wp:wrapPolygon>
            </wp:wrapThrough>
            <wp:docPr id="18329267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68900" cy="2773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FE112F" w14:textId="77777777" w:rsidR="00D21B3C" w:rsidRPr="00D21B3C" w:rsidRDefault="00D21B3C" w:rsidP="00D21B3C"/>
    <w:p w14:paraId="610C711F" w14:textId="7DCDF618" w:rsidR="00287472" w:rsidRDefault="00287472" w:rsidP="00574A49">
      <w:pPr>
        <w:jc w:val="both"/>
      </w:pPr>
    </w:p>
    <w:p w14:paraId="3C323F34" w14:textId="77777777" w:rsidR="00287472" w:rsidRDefault="00287472" w:rsidP="00574A49">
      <w:pPr>
        <w:jc w:val="both"/>
      </w:pPr>
    </w:p>
    <w:p w14:paraId="5BC68755" w14:textId="77777777" w:rsidR="00287472" w:rsidRDefault="00287472" w:rsidP="00574A49">
      <w:pPr>
        <w:jc w:val="both"/>
      </w:pPr>
    </w:p>
    <w:p w14:paraId="1C22C069" w14:textId="77777777" w:rsidR="00287472" w:rsidRDefault="00287472" w:rsidP="00574A49">
      <w:pPr>
        <w:jc w:val="both"/>
      </w:pPr>
    </w:p>
    <w:p w14:paraId="2ECA581A" w14:textId="77777777" w:rsidR="00287472" w:rsidRDefault="00287472" w:rsidP="00574A49">
      <w:pPr>
        <w:jc w:val="both"/>
      </w:pPr>
    </w:p>
    <w:p w14:paraId="3521B466" w14:textId="77777777" w:rsidR="00287472" w:rsidRDefault="00287472" w:rsidP="00574A49">
      <w:pPr>
        <w:jc w:val="both"/>
      </w:pPr>
    </w:p>
    <w:p w14:paraId="04FC25D1" w14:textId="77777777" w:rsidR="00287472" w:rsidRDefault="00287472" w:rsidP="00574A49">
      <w:pPr>
        <w:jc w:val="both"/>
      </w:pPr>
    </w:p>
    <w:p w14:paraId="3161053A" w14:textId="75BA1A61" w:rsidR="00287472" w:rsidRDefault="008B0F42" w:rsidP="00574A49">
      <w:pPr>
        <w:jc w:val="both"/>
      </w:pPr>
      <w:r>
        <w:rPr>
          <w:noProof/>
        </w:rPr>
        <mc:AlternateContent>
          <mc:Choice Requires="wps">
            <w:drawing>
              <wp:anchor distT="0" distB="0" distL="114300" distR="114300" simplePos="0" relativeHeight="251584000" behindDoc="0" locked="0" layoutInCell="1" allowOverlap="1" wp14:anchorId="51519FAA" wp14:editId="2174CB6A">
                <wp:simplePos x="0" y="0"/>
                <wp:positionH relativeFrom="column">
                  <wp:posOffset>349250</wp:posOffset>
                </wp:positionH>
                <wp:positionV relativeFrom="paragraph">
                  <wp:posOffset>29845</wp:posOffset>
                </wp:positionV>
                <wp:extent cx="5295900" cy="635"/>
                <wp:effectExtent l="0" t="0" r="0" b="0"/>
                <wp:wrapThrough wrapText="bothSides">
                  <wp:wrapPolygon edited="0">
                    <wp:start x="0" y="0"/>
                    <wp:lineTo x="0" y="21600"/>
                    <wp:lineTo x="21600" y="21600"/>
                    <wp:lineTo x="21600" y="0"/>
                  </wp:wrapPolygon>
                </wp:wrapThrough>
                <wp:docPr id="1164452039" name="Text Box 1"/>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6B98C7EB" w14:textId="38EC076D" w:rsidR="00287472" w:rsidRPr="00A475C5" w:rsidRDefault="00287472" w:rsidP="00287472">
                            <w:pPr>
                              <w:pStyle w:val="Caption"/>
                              <w:jc w:val="center"/>
                              <w:rPr>
                                <w:noProof/>
                              </w:rPr>
                            </w:pPr>
                            <w:r w:rsidRPr="00287472">
                              <w:t>Scatter dijagram uticaja godina i atributa Finishing na OVR kod napadača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519FAA" id="_x0000_s1034" type="#_x0000_t202" style="position:absolute;left:0;text-align:left;margin-left:27.5pt;margin-top:2.35pt;width:417pt;height:.05pt;z-index:25158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" stroked="f">
                <v:textbox style="mso-fit-shape-to-text:t" inset="0,0,0,0">
                  <w:txbxContent>
                    <w:p w14:paraId="6B98C7EB" w14:textId="38EC076D" w:rsidR="00287472" w:rsidRPr="00A475C5" w:rsidRDefault="00287472" w:rsidP="00287472">
                      <w:pPr>
                        <w:pStyle w:val="Caption"/>
                        <w:jc w:val="center"/>
                        <w:rPr>
                          <w:noProof/>
                        </w:rPr>
                      </w:pPr>
                      <w:r w:rsidRPr="00287472">
                        <w:t>Scatter dijagram uticaja godina i atributa Finishing na OVR kod napadača</w:t>
                      </w:r>
                    </w:p>
                  </w:txbxContent>
                </v:textbox>
                <w10:wrap type="through"/>
              </v:shape>
            </w:pict>
          </mc:Fallback>
        </mc:AlternateContent>
      </w:r>
    </w:p>
    <w:p w14:paraId="24EE4CA8" w14:textId="77777777" w:rsidR="0046675F" w:rsidRDefault="0046675F" w:rsidP="0046675F">
      <w:pPr>
        <w:jc w:val="both"/>
      </w:pPr>
    </w:p>
    <w:p w14:paraId="165A6B40" w14:textId="11A93F4E"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ggplot(attackers_data, aes(x = Age, y = OVR, color = Finishing)) +</w:t>
      </w:r>
    </w:p>
    <w:p w14:paraId="25D14514"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geom_jitter(alpha = 0.6) +</w:t>
      </w:r>
    </w:p>
    <w:p w14:paraId="6853C709"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scale_color_viridis_c() +</w:t>
      </w:r>
    </w:p>
    <w:p w14:paraId="71079C01"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labs(</w:t>
      </w:r>
    </w:p>
    <w:p w14:paraId="4BF8B63E"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title = "Uticaj godina i Finishing atributa na OVR (Napadači)",</w:t>
      </w:r>
    </w:p>
    <w:p w14:paraId="1F74474F"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x = "Godine",</w:t>
      </w:r>
    </w:p>
    <w:p w14:paraId="4AE072EC"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y = "Overall (OVR)",</w:t>
      </w:r>
    </w:p>
    <w:p w14:paraId="1FA59DAE"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color = "Finishing"</w:t>
      </w:r>
    </w:p>
    <w:p w14:paraId="2F9EDCCD"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 +</w:t>
      </w:r>
    </w:p>
    <w:p w14:paraId="7C896DF9"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theme_minimal() +</w:t>
      </w:r>
    </w:p>
    <w:p w14:paraId="3F4CF0EE"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theme(</w:t>
      </w:r>
    </w:p>
    <w:p w14:paraId="05C39D87"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plot.title = element_text(hjust = 0.5, face = "bold"),</w:t>
      </w:r>
    </w:p>
    <w:p w14:paraId="3C7EE6F6" w14:textId="77777777"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panel.grid.minor = element_blank()</w:t>
      </w:r>
    </w:p>
    <w:p w14:paraId="5A72EDBB" w14:textId="6B6F3791" w:rsidR="0046675F" w:rsidRPr="007211EF" w:rsidRDefault="0046675F" w:rsidP="00DD6439">
      <w:pPr>
        <w:pBdr>
          <w:top w:val="single" w:sz="4" w:space="1" w:color="auto"/>
          <w:left w:val="single" w:sz="4" w:space="4" w:color="auto"/>
          <w:bottom w:val="single" w:sz="4" w:space="1" w:color="auto"/>
          <w:right w:val="single" w:sz="4" w:space="4" w:color="auto"/>
        </w:pBdr>
        <w:jc w:val="both"/>
        <w:rPr>
          <w:rFonts w:ascii="Consolas" w:hAnsi="Consolas"/>
          <w:sz w:val="20"/>
          <w:szCs w:val="20"/>
        </w:rPr>
      </w:pPr>
      <w:r w:rsidRPr="007211EF">
        <w:rPr>
          <w:rFonts w:ascii="Consolas" w:hAnsi="Consolas"/>
          <w:sz w:val="20"/>
          <w:szCs w:val="20"/>
        </w:rPr>
        <w:t xml:space="preserve">  )</w:t>
      </w:r>
    </w:p>
    <w:p w14:paraId="01F383EC" w14:textId="3450E84C" w:rsidR="00574A49" w:rsidRDefault="00574A49" w:rsidP="00574A49">
      <w:pPr>
        <w:jc w:val="both"/>
      </w:pPr>
      <w:r>
        <w:lastRenderedPageBreak/>
        <w:t xml:space="preserve">Na prikazanom grafikonu se vidi zajednički uticaj </w:t>
      </w:r>
      <w:r w:rsidRPr="00574A49">
        <w:rPr>
          <w:b/>
          <w:bCs/>
        </w:rPr>
        <w:t xml:space="preserve">godina </w:t>
      </w:r>
      <w:r>
        <w:t xml:space="preserve">i atributa </w:t>
      </w:r>
      <w:r w:rsidRPr="00574A49">
        <w:rPr>
          <w:b/>
          <w:bCs/>
        </w:rPr>
        <w:t xml:space="preserve">Finishing </w:t>
      </w:r>
      <w:r>
        <w:t xml:space="preserve">na ukupni </w:t>
      </w:r>
      <w:r w:rsidRPr="00574A49">
        <w:rPr>
          <w:b/>
          <w:bCs/>
        </w:rPr>
        <w:t xml:space="preserve">OVR </w:t>
      </w:r>
      <w:r>
        <w:t xml:space="preserve">kod napadača. Primećuje se da </w:t>
      </w:r>
      <w:r w:rsidRPr="00574A49">
        <w:rPr>
          <w:b/>
          <w:bCs/>
        </w:rPr>
        <w:t>OVR</w:t>
      </w:r>
      <w:r>
        <w:t xml:space="preserve"> generalno raste sa porastom vrednosti Finishing, bez obzira na godine igrača, što potvrđuje da je ovaj atribut jedan od ključnih faktora za ukupnu ocenu napadača.</w:t>
      </w:r>
    </w:p>
    <w:p w14:paraId="44A38391" w14:textId="5401A499" w:rsidR="00DD6439" w:rsidRDefault="00574A49" w:rsidP="00BA443A">
      <w:pPr>
        <w:jc w:val="both"/>
      </w:pPr>
      <w:r>
        <w:t xml:space="preserve">Što se tiče godina, vidi se da najveći broj igrača sa visokim </w:t>
      </w:r>
      <w:r w:rsidRPr="00574A49">
        <w:rPr>
          <w:b/>
          <w:bCs/>
        </w:rPr>
        <w:t xml:space="preserve">OVR </w:t>
      </w:r>
      <w:r>
        <w:t xml:space="preserve">vrednostima pripada starosnom rasponu otprilike </w:t>
      </w:r>
      <w:r w:rsidRPr="00574A49">
        <w:rPr>
          <w:b/>
          <w:bCs/>
        </w:rPr>
        <w:t>između 22 i 30 godina</w:t>
      </w:r>
      <w:r>
        <w:t xml:space="preserve">, dok kod mlađih i starijih igrača </w:t>
      </w:r>
      <w:r w:rsidRPr="00574A49">
        <w:rPr>
          <w:b/>
          <w:bCs/>
        </w:rPr>
        <w:t xml:space="preserve">OVR </w:t>
      </w:r>
      <w:r>
        <w:t xml:space="preserve">u proseku opada. Međutim, godine same po sebi nemaju tako snažan uticaj kao Finishing – postoje i mlađi i stariji igrači sa solidnim </w:t>
      </w:r>
      <w:r w:rsidRPr="00574A49">
        <w:rPr>
          <w:b/>
          <w:bCs/>
        </w:rPr>
        <w:t>OVR</w:t>
      </w:r>
      <w:r>
        <w:t xml:space="preserve">, ali samo oni sa visokim Finishing vrednostima dostižu najviše ocene.Može se zaključiti da je Finishing presudniji faktor za OVR kod napadača, </w:t>
      </w:r>
      <w:r w:rsidRPr="00574A49">
        <w:rPr>
          <w:b/>
          <w:bCs/>
        </w:rPr>
        <w:t>dok godine imaju sekundarnu</w:t>
      </w:r>
      <w:r>
        <w:t xml:space="preserve"> ulogu i uglavnom utiču na to u kom se opsegu OVR najčešće pojavljuju najbolji igrači</w:t>
      </w:r>
    </w:p>
    <w:p w14:paraId="7039D517" w14:textId="07137A82" w:rsidR="00BD6E09" w:rsidRPr="00BD6E09" w:rsidRDefault="00B24B5C" w:rsidP="000A220F">
      <w:pPr>
        <w:pStyle w:val="Heading3"/>
      </w:pPr>
      <w:bookmarkStart w:id="26" w:name="_Toc222237948"/>
      <w:r>
        <w:rPr>
          <w:noProof/>
        </w:rPr>
        <mc:AlternateContent>
          <mc:Choice Requires="wps">
            <w:drawing>
              <wp:anchor distT="0" distB="0" distL="114300" distR="114300" simplePos="0" relativeHeight="251588096" behindDoc="0" locked="0" layoutInCell="1" allowOverlap="1" wp14:anchorId="0C569734" wp14:editId="275310D1">
                <wp:simplePos x="0" y="0"/>
                <wp:positionH relativeFrom="column">
                  <wp:posOffset>0</wp:posOffset>
                </wp:positionH>
                <wp:positionV relativeFrom="paragraph">
                  <wp:posOffset>3714750</wp:posOffset>
                </wp:positionV>
                <wp:extent cx="5943600" cy="635"/>
                <wp:effectExtent l="0" t="0" r="0" b="0"/>
                <wp:wrapNone/>
                <wp:docPr id="32280620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DDA6217" w14:textId="791C5F5B" w:rsidR="00B24B5C" w:rsidRDefault="00B24B5C" w:rsidP="00B24B5C">
                            <w:pPr>
                              <w:pStyle w:val="Caption"/>
                              <w:jc w:val="center"/>
                            </w:pPr>
                            <w:r>
                              <w:t>Scatter dijagram uticaja Reactions I Dribbling na OVR kod napadača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69734" id="_x0000_s1035" type="#_x0000_t202" style="position:absolute;margin-left:0;margin-top:292.5pt;width:468pt;height:.05pt;z-index:25158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nnmGg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efbyZjSkkKTa7u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" stroked="f">
                <v:textbox style="mso-fit-shape-to-text:t" inset="0,0,0,0">
                  <w:txbxContent>
                    <w:p w14:paraId="0DDA6217" w14:textId="791C5F5B" w:rsidR="00B24B5C" w:rsidRDefault="00B24B5C" w:rsidP="00B24B5C">
                      <w:pPr>
                        <w:pStyle w:val="Caption"/>
                        <w:jc w:val="center"/>
                      </w:pPr>
                      <w:r>
                        <w:t>Scatter dijagram uticaja Reactions I Dribbling na OVR kod napadača</w:t>
                      </w:r>
                    </w:p>
                  </w:txbxContent>
                </v:textbox>
              </v:shape>
            </w:pict>
          </mc:Fallback>
        </mc:AlternateContent>
      </w:r>
      <w:r w:rsidR="00A971BE">
        <w:t xml:space="preserve">Uticaj </w:t>
      </w:r>
      <w:r w:rsidR="003122C7">
        <w:t xml:space="preserve">atributa </w:t>
      </w:r>
      <w:r w:rsidR="00ED05D7">
        <w:t>Reactions i Dribbling na OVR kod napadača</w:t>
      </w:r>
      <w:bookmarkEnd w:id="26"/>
    </w:p>
    <w:p w14:paraId="48B579BC" w14:textId="101D7BA7" w:rsidR="00BD6E09" w:rsidRPr="00BD6E09" w:rsidRDefault="000A220F" w:rsidP="00BD6E09">
      <w:r w:rsidRPr="00B24B5C">
        <w:rPr>
          <w:noProof/>
        </w:rPr>
        <w:drawing>
          <wp:inline distT="0" distB="0" distL="0" distR="0" wp14:anchorId="6AD3A9C4" wp14:editId="7EB57E07">
            <wp:extent cx="5943600" cy="3352800"/>
            <wp:effectExtent l="0" t="0" r="0" b="0"/>
            <wp:docPr id="4624570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65BFD5A1" w14:textId="77777777" w:rsidR="00BD6E09" w:rsidRPr="00AB74DB" w:rsidRDefault="00BD6E09" w:rsidP="00BD6E09">
      <w:pPr>
        <w:rPr>
          <w:sz w:val="20"/>
          <w:szCs w:val="20"/>
        </w:rPr>
      </w:pPr>
    </w:p>
    <w:p w14:paraId="1FB26A9A"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lastRenderedPageBreak/>
        <w:t>ggplot(attackers_data, aes(x = Reactions, y = OVR, color = Dribbling)) +</w:t>
      </w:r>
    </w:p>
    <w:p w14:paraId="1AB055F0"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geom_point(alpha = 0.6) +</w:t>
      </w:r>
    </w:p>
    <w:p w14:paraId="79DD904E"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scale_color_viridis_c() +</w:t>
      </w:r>
    </w:p>
    <w:p w14:paraId="43F60269"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facet_wrap(~ CardType) +</w:t>
      </w:r>
    </w:p>
    <w:p w14:paraId="4FC75C92"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labs(</w:t>
      </w:r>
    </w:p>
    <w:p w14:paraId="2E37327E"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title = "Uticaj Reactions i Dribbling atributa na OVR (Napadači)",</w:t>
      </w:r>
    </w:p>
    <w:p w14:paraId="1698E35E"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x = "Reactions",</w:t>
      </w:r>
    </w:p>
    <w:p w14:paraId="02574D97"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y = "Overall (OVR)",</w:t>
      </w:r>
    </w:p>
    <w:p w14:paraId="6A48556C"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color = "Dribbling"</w:t>
      </w:r>
    </w:p>
    <w:p w14:paraId="7401F995"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 +</w:t>
      </w:r>
    </w:p>
    <w:p w14:paraId="0AD0C8CF"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theme_minimal() +</w:t>
      </w:r>
    </w:p>
    <w:p w14:paraId="64564970" w14:textId="06B47476" w:rsidR="00BD6E09"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theme(plot.title = element_text(hjust = 0.5, face = "bold"))</w:t>
      </w:r>
    </w:p>
    <w:p w14:paraId="66355826" w14:textId="13918891" w:rsidR="00BD6E09" w:rsidRDefault="00BD6E09" w:rsidP="00BD6E09">
      <w:pPr>
        <w:pStyle w:val="Caption"/>
        <w:jc w:val="center"/>
      </w:pPr>
      <w:r>
        <w:t>R kod za prikaz scatter dijagram</w:t>
      </w:r>
    </w:p>
    <w:p w14:paraId="62A9B9BC" w14:textId="77777777" w:rsidR="00716C3D" w:rsidRDefault="00716C3D" w:rsidP="00716C3D">
      <w:r w:rsidRPr="00716C3D">
        <w:rPr>
          <w:b/>
          <w:bCs/>
        </w:rPr>
        <w:t>Reactions</w:t>
      </w:r>
      <w:r w:rsidRPr="00716C3D">
        <w:t xml:space="preserve"> i </w:t>
      </w:r>
      <w:r w:rsidRPr="00716C3D">
        <w:rPr>
          <w:b/>
          <w:bCs/>
        </w:rPr>
        <w:t>Dribbling</w:t>
      </w:r>
      <w:r w:rsidRPr="00716C3D">
        <w:t xml:space="preserve"> imaju očiglednu pozitivnu korelaciju sa </w:t>
      </w:r>
      <w:r w:rsidRPr="00716C3D">
        <w:rPr>
          <w:b/>
          <w:bCs/>
        </w:rPr>
        <w:t>OVR</w:t>
      </w:r>
      <w:r w:rsidRPr="00716C3D">
        <w:t>, što znači da sa porastom ovih atributa, ukupna ocena napadača (OVR) takođe raste.</w:t>
      </w:r>
      <w:r>
        <w:t xml:space="preserve">  </w:t>
      </w:r>
      <w:r w:rsidRPr="00716C3D">
        <w:t xml:space="preserve">Vizualizacija prikazuje boje koje variraju u zavisnosti od vrednosti atributa </w:t>
      </w:r>
      <w:r w:rsidRPr="00716C3D">
        <w:rPr>
          <w:b/>
          <w:bCs/>
        </w:rPr>
        <w:t>Dribbling</w:t>
      </w:r>
      <w:r w:rsidRPr="00716C3D">
        <w:t>, a što se odnosi na boje koje prikazuju intenzitet vrednosti – od plave (niže vrednosti) do žute (više vrednosti).</w:t>
      </w:r>
    </w:p>
    <w:p w14:paraId="67CB6727" w14:textId="71D710BB" w:rsidR="00716C3D" w:rsidRPr="00716C3D" w:rsidRDefault="00716C3D" w:rsidP="00716C3D">
      <w:r w:rsidRPr="00716C3D">
        <w:t xml:space="preserve">Dijagram takođe pokazuje da se napadači sa nižim vrednostima </w:t>
      </w:r>
      <w:r w:rsidRPr="00716C3D">
        <w:rPr>
          <w:b/>
          <w:bCs/>
        </w:rPr>
        <w:t>Reactions</w:t>
      </w:r>
      <w:r w:rsidRPr="00716C3D">
        <w:t xml:space="preserve"> i </w:t>
      </w:r>
      <w:r w:rsidRPr="00716C3D">
        <w:rPr>
          <w:b/>
          <w:bCs/>
        </w:rPr>
        <w:t>Dribbling</w:t>
      </w:r>
      <w:r w:rsidRPr="00716C3D">
        <w:t xml:space="preserve"> uglavnom grupišu u nižem opsegu </w:t>
      </w:r>
      <w:r w:rsidRPr="00716C3D">
        <w:rPr>
          <w:b/>
          <w:bCs/>
        </w:rPr>
        <w:t>OVR</w:t>
      </w:r>
      <w:r w:rsidRPr="00716C3D">
        <w:t xml:space="preserve"> (oko 50-60), dok napadači sa višim vrednostima ovih atributa postepeno prelaze u viši opseg </w:t>
      </w:r>
      <w:r w:rsidRPr="00716C3D">
        <w:rPr>
          <w:b/>
          <w:bCs/>
        </w:rPr>
        <w:t>OVR</w:t>
      </w:r>
      <w:r w:rsidRPr="00716C3D">
        <w:t xml:space="preserve"> (oko 80-90).Ovaj dijagram jasno pokazuje da </w:t>
      </w:r>
      <w:r w:rsidRPr="00716C3D">
        <w:rPr>
          <w:b/>
          <w:bCs/>
        </w:rPr>
        <w:t>Reactions</w:t>
      </w:r>
      <w:r w:rsidRPr="00716C3D">
        <w:t xml:space="preserve"> i </w:t>
      </w:r>
      <w:r w:rsidRPr="00716C3D">
        <w:rPr>
          <w:b/>
          <w:bCs/>
        </w:rPr>
        <w:t>Dribbling</w:t>
      </w:r>
      <w:r w:rsidRPr="00716C3D">
        <w:t xml:space="preserve"> predstavljaju značajne faktore za ukupnu ocenu napadača (</w:t>
      </w:r>
      <w:r w:rsidRPr="00716C3D">
        <w:rPr>
          <w:b/>
          <w:bCs/>
        </w:rPr>
        <w:t>OVR</w:t>
      </w:r>
      <w:r w:rsidRPr="00716C3D">
        <w:t xml:space="preserve">). Kako jedan ili oba atributa rastu, </w:t>
      </w:r>
      <w:r w:rsidRPr="00716C3D">
        <w:rPr>
          <w:b/>
          <w:bCs/>
        </w:rPr>
        <w:t>OVR</w:t>
      </w:r>
      <w:r w:rsidRPr="00716C3D">
        <w:t xml:space="preserve"> napadača takođe raste, što pokazuje i pozitivnu korelaciju između njih.</w:t>
      </w:r>
    </w:p>
    <w:p w14:paraId="0C144161" w14:textId="6549483E" w:rsidR="00BE0A7A" w:rsidRDefault="009806A2" w:rsidP="00A946E0">
      <w:pPr>
        <w:pStyle w:val="Heading3"/>
      </w:pPr>
      <w:bookmarkStart w:id="27" w:name="_Hlk219565920"/>
      <w:bookmarkStart w:id="28" w:name="_Toc222237949"/>
      <w:r>
        <w:lastRenderedPageBreak/>
        <w:t xml:space="preserve">Uticaj atributa </w:t>
      </w:r>
      <w:r w:rsidR="00A946E0">
        <w:t>Composure</w:t>
      </w:r>
      <w:r>
        <w:t xml:space="preserve"> i </w:t>
      </w:r>
      <w:r w:rsidR="00A946E0">
        <w:t xml:space="preserve">Short Passing </w:t>
      </w:r>
      <w:r>
        <w:t xml:space="preserve">na OVR kod </w:t>
      </w:r>
      <w:r w:rsidR="00A946E0">
        <w:t>veznjaka</w:t>
      </w:r>
      <w:bookmarkEnd w:id="28"/>
    </w:p>
    <w:bookmarkEnd w:id="27"/>
    <w:p w14:paraId="3F56B5E3" w14:textId="77777777" w:rsidR="008C3F2C" w:rsidRDefault="008C3F2C" w:rsidP="00B60079">
      <w:pPr>
        <w:keepNext/>
        <w:jc w:val="center"/>
      </w:pPr>
      <w:r w:rsidRPr="008C3F2C">
        <w:rPr>
          <w:noProof/>
        </w:rPr>
        <w:drawing>
          <wp:inline distT="0" distB="0" distL="0" distR="0" wp14:anchorId="6C7C6FFB" wp14:editId="0A86A3AF">
            <wp:extent cx="4654550" cy="2120900"/>
            <wp:effectExtent l="0" t="0" r="0" b="0"/>
            <wp:docPr id="12812882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54550" cy="2120900"/>
                    </a:xfrm>
                    <a:prstGeom prst="rect">
                      <a:avLst/>
                    </a:prstGeom>
                    <a:noFill/>
                    <a:ln>
                      <a:noFill/>
                    </a:ln>
                  </pic:spPr>
                </pic:pic>
              </a:graphicData>
            </a:graphic>
          </wp:inline>
        </w:drawing>
      </w:r>
    </w:p>
    <w:p w14:paraId="1631CA07" w14:textId="01877407" w:rsidR="00A946E0" w:rsidRDefault="008C3F2C" w:rsidP="008C3F2C">
      <w:pPr>
        <w:jc w:val="center"/>
        <w:rPr>
          <w:i/>
          <w:iCs/>
          <w:color w:val="0E2841" w:themeColor="text2"/>
          <w:sz w:val="18"/>
          <w:szCs w:val="18"/>
        </w:rPr>
      </w:pPr>
      <w:r>
        <w:rPr>
          <w:i/>
          <w:iCs/>
          <w:color w:val="0E2841" w:themeColor="text2"/>
          <w:sz w:val="18"/>
          <w:szCs w:val="18"/>
        </w:rPr>
        <w:t>Scatter dijagram u</w:t>
      </w:r>
      <w:r w:rsidRPr="008C3F2C">
        <w:rPr>
          <w:i/>
          <w:iCs/>
          <w:color w:val="0E2841" w:themeColor="text2"/>
          <w:sz w:val="18"/>
          <w:szCs w:val="18"/>
        </w:rPr>
        <w:t>ticaj</w:t>
      </w:r>
      <w:r>
        <w:rPr>
          <w:i/>
          <w:iCs/>
          <w:color w:val="0E2841" w:themeColor="text2"/>
          <w:sz w:val="18"/>
          <w:szCs w:val="18"/>
        </w:rPr>
        <w:t xml:space="preserve">a </w:t>
      </w:r>
      <w:r w:rsidRPr="008C3F2C">
        <w:rPr>
          <w:i/>
          <w:iCs/>
          <w:color w:val="0E2841" w:themeColor="text2"/>
          <w:sz w:val="18"/>
          <w:szCs w:val="18"/>
        </w:rPr>
        <w:t>atributa Composure i Short Passing na OVR kod veznjaka</w:t>
      </w:r>
    </w:p>
    <w:p w14:paraId="3C28A8EE"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ggplot(midfielders_data, aes(x = Composure, y = OVR, color = Short.Passing)) +</w:t>
      </w:r>
    </w:p>
    <w:p w14:paraId="7EE579B7"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geom_point(alpha = 0.6) +</w:t>
      </w:r>
    </w:p>
    <w:p w14:paraId="447B57B8"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scale_color_viridis_c() +</w:t>
      </w:r>
    </w:p>
    <w:p w14:paraId="4AE0F999"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facet_wrap(~ CardType) +</w:t>
      </w:r>
    </w:p>
    <w:p w14:paraId="33D42E8F"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labs(</w:t>
      </w:r>
    </w:p>
    <w:p w14:paraId="6E0B04D4"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title = "Uticaj Composure i Short Passing atributa na OVR (Veznjaci)",</w:t>
      </w:r>
    </w:p>
    <w:p w14:paraId="37C533E6"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x = "Composure",</w:t>
      </w:r>
    </w:p>
    <w:p w14:paraId="2364D433"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y = "Overall (OVR)",</w:t>
      </w:r>
    </w:p>
    <w:p w14:paraId="6E2D739A"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color = "Short Passing"</w:t>
      </w:r>
    </w:p>
    <w:p w14:paraId="60B8DB4C"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 +</w:t>
      </w:r>
    </w:p>
    <w:p w14:paraId="2EC1D24B" w14:textId="77777777" w:rsidR="007A470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theme_minimal() +</w:t>
      </w:r>
    </w:p>
    <w:p w14:paraId="576C42C0" w14:textId="5CAD5F5C" w:rsidR="0028653D" w:rsidRPr="00AB74DB" w:rsidRDefault="007A470D" w:rsidP="007A470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theme(plot.title = element_text(hjust = 0.5, face = "bold"))</w:t>
      </w:r>
    </w:p>
    <w:p w14:paraId="0D3B11E2" w14:textId="77777777" w:rsidR="0028653D" w:rsidRDefault="0028653D" w:rsidP="0028653D">
      <w:pPr>
        <w:pStyle w:val="Caption"/>
        <w:jc w:val="center"/>
      </w:pPr>
      <w:r>
        <w:t>R kod za prikaz scatter dijagram</w:t>
      </w:r>
    </w:p>
    <w:p w14:paraId="6B90DB3A" w14:textId="77777777" w:rsidR="0072628A" w:rsidRPr="0072628A" w:rsidRDefault="0072628A" w:rsidP="0072628A">
      <w:r w:rsidRPr="0072628A">
        <w:t xml:space="preserve">Na osnovu scatter dijagrama koji prikazuje uticaj atributa </w:t>
      </w:r>
      <w:r w:rsidRPr="0072628A">
        <w:rPr>
          <w:b/>
          <w:bCs/>
        </w:rPr>
        <w:t>Composure</w:t>
      </w:r>
      <w:r w:rsidRPr="0072628A">
        <w:t xml:space="preserve"> i </w:t>
      </w:r>
      <w:r w:rsidRPr="0072628A">
        <w:rPr>
          <w:b/>
          <w:bCs/>
        </w:rPr>
        <w:t>Short Passing</w:t>
      </w:r>
      <w:r w:rsidRPr="0072628A">
        <w:t xml:space="preserve"> na </w:t>
      </w:r>
      <w:r w:rsidRPr="0072628A">
        <w:rPr>
          <w:b/>
          <w:bCs/>
        </w:rPr>
        <w:t>OVR</w:t>
      </w:r>
      <w:r w:rsidRPr="0072628A">
        <w:t xml:space="preserve"> (Overall) ocenu veznih igrača, možemo primetiti sledeće:</w:t>
      </w:r>
    </w:p>
    <w:p w14:paraId="2F37394E" w14:textId="77777777" w:rsidR="0072628A" w:rsidRPr="0072628A" w:rsidRDefault="0072628A" w:rsidP="0072628A">
      <w:pPr>
        <w:numPr>
          <w:ilvl w:val="0"/>
          <w:numId w:val="29"/>
        </w:numPr>
      </w:pPr>
      <w:r w:rsidRPr="0072628A">
        <w:t xml:space="preserve">Postoji jasno definisana pozitivna korelacija između </w:t>
      </w:r>
      <w:r w:rsidRPr="0072628A">
        <w:rPr>
          <w:b/>
          <w:bCs/>
        </w:rPr>
        <w:t>Composure</w:t>
      </w:r>
      <w:r w:rsidRPr="0072628A">
        <w:t xml:space="preserve"> i </w:t>
      </w:r>
      <w:r w:rsidRPr="0072628A">
        <w:rPr>
          <w:b/>
          <w:bCs/>
        </w:rPr>
        <w:t>Short Passing</w:t>
      </w:r>
      <w:r w:rsidRPr="0072628A">
        <w:t xml:space="preserve"> atributa i ukupne ocene (</w:t>
      </w:r>
      <w:r w:rsidRPr="0072628A">
        <w:rPr>
          <w:b/>
          <w:bCs/>
        </w:rPr>
        <w:t>OVR</w:t>
      </w:r>
      <w:r w:rsidRPr="0072628A">
        <w:t>). Kako se vrednosti ovih atributa povećavaju, tako i ukupna ocena igrača raste.</w:t>
      </w:r>
    </w:p>
    <w:p w14:paraId="749E3B47" w14:textId="77777777" w:rsidR="0072628A" w:rsidRPr="0072628A" w:rsidRDefault="0072628A" w:rsidP="0072628A">
      <w:pPr>
        <w:numPr>
          <w:ilvl w:val="0"/>
          <w:numId w:val="29"/>
        </w:numPr>
      </w:pPr>
      <w:r w:rsidRPr="0072628A">
        <w:lastRenderedPageBreak/>
        <w:t xml:space="preserve">Atributi </w:t>
      </w:r>
      <w:r w:rsidRPr="0072628A">
        <w:rPr>
          <w:b/>
          <w:bCs/>
        </w:rPr>
        <w:t>Composure</w:t>
      </w:r>
      <w:r w:rsidRPr="0072628A">
        <w:t xml:space="preserve"> i </w:t>
      </w:r>
      <w:r w:rsidRPr="0072628A">
        <w:rPr>
          <w:b/>
          <w:bCs/>
        </w:rPr>
        <w:t>Short Passing</w:t>
      </w:r>
      <w:r w:rsidRPr="0072628A">
        <w:t xml:space="preserve"> čine značajan faktor u formiranju ukupne ocene veznih igrača. Sa porastom ovih atributa, </w:t>
      </w:r>
      <w:r w:rsidRPr="0072628A">
        <w:rPr>
          <w:b/>
          <w:bCs/>
        </w:rPr>
        <w:t>OVR</w:t>
      </w:r>
      <w:r w:rsidRPr="0072628A">
        <w:t xml:space="preserve"> igrača prelazi u viši rang (oko 70 do 90), dok igrači sa nižim vrednostima ostaju u nižem opsegu (50 do 60).</w:t>
      </w:r>
    </w:p>
    <w:p w14:paraId="7554F9BE" w14:textId="77777777" w:rsidR="0072628A" w:rsidRPr="0072628A" w:rsidRDefault="0072628A" w:rsidP="0072628A">
      <w:pPr>
        <w:numPr>
          <w:ilvl w:val="0"/>
          <w:numId w:val="29"/>
        </w:numPr>
      </w:pPr>
      <w:r w:rsidRPr="0072628A">
        <w:t xml:space="preserve">Takođe, dijagram pokazuje da su igrači sa višim vrednostima </w:t>
      </w:r>
      <w:r w:rsidRPr="0072628A">
        <w:rPr>
          <w:b/>
          <w:bCs/>
        </w:rPr>
        <w:t>Short Passing</w:t>
      </w:r>
      <w:r w:rsidRPr="0072628A">
        <w:t xml:space="preserve"> koncentrisani u višim rangovima </w:t>
      </w:r>
      <w:r w:rsidRPr="0072628A">
        <w:rPr>
          <w:b/>
          <w:bCs/>
        </w:rPr>
        <w:t>OVR</w:t>
      </w:r>
      <w:r w:rsidRPr="0072628A">
        <w:t>, a boje koje variraju od plave (niže vrednosti) do žute (više vrednosti) jasno ilustruju ovaj trend.</w:t>
      </w:r>
    </w:p>
    <w:p w14:paraId="57FDDE0A" w14:textId="68EECB1A" w:rsidR="0072628A" w:rsidRPr="0072628A" w:rsidRDefault="0072628A" w:rsidP="0072628A">
      <w:pPr>
        <w:numPr>
          <w:ilvl w:val="0"/>
          <w:numId w:val="29"/>
        </w:numPr>
      </w:pPr>
      <w:r>
        <w:t>P</w:t>
      </w:r>
      <w:r w:rsidRPr="0072628A">
        <w:t xml:space="preserve">rimećuju se outlieri, naročito za </w:t>
      </w:r>
      <w:r w:rsidRPr="0072628A">
        <w:rPr>
          <w:b/>
          <w:bCs/>
        </w:rPr>
        <w:t>Composure</w:t>
      </w:r>
      <w:r w:rsidRPr="0072628A">
        <w:t xml:space="preserve"> kod naprednijih igrača, koji se ističu u odnosu na ostatak uzorka, iako su oni minimalni u odnosu na ukupan broj.</w:t>
      </w:r>
    </w:p>
    <w:p w14:paraId="413C14C0" w14:textId="2BF2A5C6" w:rsidR="0072628A" w:rsidRDefault="0072628A" w:rsidP="0072628A">
      <w:r w:rsidRPr="0072628A">
        <w:t xml:space="preserve">Ovaj dijagram potvrđuje da </w:t>
      </w:r>
      <w:r w:rsidRPr="0072628A">
        <w:rPr>
          <w:b/>
          <w:bCs/>
        </w:rPr>
        <w:t>Composure</w:t>
      </w:r>
      <w:r w:rsidRPr="0072628A">
        <w:t xml:space="preserve"> i </w:t>
      </w:r>
      <w:r w:rsidRPr="0072628A">
        <w:rPr>
          <w:b/>
          <w:bCs/>
        </w:rPr>
        <w:t>Short Passing</w:t>
      </w:r>
      <w:r w:rsidRPr="0072628A">
        <w:t xml:space="preserve"> igraju ulogu u određivanju ukupne ocene veznih igrača, i da se njihova vrednost direktno reflektuje na </w:t>
      </w:r>
      <w:r w:rsidRPr="0072628A">
        <w:rPr>
          <w:b/>
          <w:bCs/>
        </w:rPr>
        <w:t>OVR</w:t>
      </w:r>
      <w:r w:rsidRPr="0072628A">
        <w:t>.</w:t>
      </w:r>
    </w:p>
    <w:p w14:paraId="38225BE0" w14:textId="77777777" w:rsidR="00DE3B7F" w:rsidRDefault="00DE3B7F" w:rsidP="0072628A"/>
    <w:p w14:paraId="06E09593" w14:textId="3BD8EA22" w:rsidR="0072628A" w:rsidRPr="0072628A" w:rsidRDefault="004C52A9" w:rsidP="004C52A9">
      <w:pPr>
        <w:pStyle w:val="Heading3"/>
      </w:pPr>
      <w:bookmarkStart w:id="29" w:name="_Toc222237950"/>
      <w:r>
        <w:t>Uticaj Vision i Crossing atributa na OVR kod veznjaka</w:t>
      </w:r>
      <w:bookmarkEnd w:id="29"/>
    </w:p>
    <w:p w14:paraId="35862FF0" w14:textId="77777777" w:rsidR="00DE3B7F" w:rsidRPr="00DE3B7F" w:rsidRDefault="00DE3B7F" w:rsidP="00DE3B7F"/>
    <w:p w14:paraId="0AB08DE5" w14:textId="77777777" w:rsidR="00686528" w:rsidRDefault="00686528" w:rsidP="00686528">
      <w:pPr>
        <w:keepNext/>
      </w:pPr>
      <w:r w:rsidRPr="00686528">
        <w:rPr>
          <w:noProof/>
        </w:rPr>
        <w:drawing>
          <wp:inline distT="0" distB="0" distL="0" distR="0" wp14:anchorId="2023DEB8" wp14:editId="1A463C8A">
            <wp:extent cx="5943600" cy="2755900"/>
            <wp:effectExtent l="0" t="0" r="0" b="6350"/>
            <wp:docPr id="16477940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755900"/>
                    </a:xfrm>
                    <a:prstGeom prst="rect">
                      <a:avLst/>
                    </a:prstGeom>
                    <a:noFill/>
                    <a:ln>
                      <a:noFill/>
                    </a:ln>
                  </pic:spPr>
                </pic:pic>
              </a:graphicData>
            </a:graphic>
          </wp:inline>
        </w:drawing>
      </w:r>
    </w:p>
    <w:p w14:paraId="1B23F131" w14:textId="6C3C38E1" w:rsidR="00686528" w:rsidRPr="00686528" w:rsidRDefault="00686528" w:rsidP="00C956AC">
      <w:pPr>
        <w:pStyle w:val="Caption"/>
        <w:jc w:val="center"/>
      </w:pPr>
      <w:r>
        <w:t>Scatter dijagram koji prikazuje uticaj Vision i Crossing</w:t>
      </w:r>
      <w:r w:rsidR="00C956AC">
        <w:t xml:space="preserve"> atributa na OVR kod veznjaka</w:t>
      </w:r>
    </w:p>
    <w:p w14:paraId="74DA4D3F"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lastRenderedPageBreak/>
        <w:t>ggplot(midfielders_data, aes(x = Vision, y = OVR, color = Crossing)) +</w:t>
      </w:r>
    </w:p>
    <w:p w14:paraId="75D2648B"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geom_point(alpha = 0.6) +</w:t>
      </w:r>
    </w:p>
    <w:p w14:paraId="23680FAD"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scale_color_viridis_c() +</w:t>
      </w:r>
    </w:p>
    <w:p w14:paraId="6A2E17F7"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facet_wrap(~ CardType) +</w:t>
      </w:r>
    </w:p>
    <w:p w14:paraId="055A60CF"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labs(</w:t>
      </w:r>
    </w:p>
    <w:p w14:paraId="7740A543"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title = "Uticaj Vision i Crossing atributa na OVR (Veznjaci)",</w:t>
      </w:r>
    </w:p>
    <w:p w14:paraId="0610E0CC"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x = "Vision",</w:t>
      </w:r>
    </w:p>
    <w:p w14:paraId="508CA37D"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y = "Overall (OVR)",</w:t>
      </w:r>
    </w:p>
    <w:p w14:paraId="3E68C0C9"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color = "Crossing"</w:t>
      </w:r>
    </w:p>
    <w:p w14:paraId="53B8B8B5"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 +</w:t>
      </w:r>
    </w:p>
    <w:p w14:paraId="7092E1DA" w14:textId="77777777" w:rsidR="000D09C7"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theme_minimal() +</w:t>
      </w:r>
    </w:p>
    <w:p w14:paraId="19FB5722" w14:textId="4DEF49D4" w:rsidR="00DE3B7F" w:rsidRPr="00AB74DB" w:rsidRDefault="000D09C7" w:rsidP="000D09C7">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 xml:space="preserve">  theme(plot.title = element_text(hjust = 0.5, face = "bold"))</w:t>
      </w:r>
    </w:p>
    <w:p w14:paraId="5AE95548" w14:textId="48D8C7D1" w:rsidR="00DE3B7F" w:rsidRPr="00DE3B7F" w:rsidRDefault="00DE3B7F" w:rsidP="00DE3B7F">
      <w:pPr>
        <w:pStyle w:val="Caption"/>
        <w:jc w:val="center"/>
      </w:pPr>
      <w:r>
        <w:t>R kod za prikaz scatter dijagrama uticaja Vision i Crossing atributa na OVR kod veznjaka</w:t>
      </w:r>
    </w:p>
    <w:p w14:paraId="168A49C7" w14:textId="77777777" w:rsidR="00587834" w:rsidRDefault="00587834" w:rsidP="00587834"/>
    <w:p w14:paraId="7E231792" w14:textId="0630BB33" w:rsidR="00587834" w:rsidRPr="00587834" w:rsidRDefault="00587834" w:rsidP="00587834">
      <w:r w:rsidRPr="00587834">
        <w:t xml:space="preserve">Na grafiku koji prikazuje uticaj atributa </w:t>
      </w:r>
      <w:r w:rsidRPr="00587834">
        <w:rPr>
          <w:b/>
          <w:bCs/>
        </w:rPr>
        <w:t>Vision</w:t>
      </w:r>
      <w:r w:rsidRPr="00587834">
        <w:t xml:space="preserve"> i </w:t>
      </w:r>
      <w:r w:rsidRPr="00587834">
        <w:rPr>
          <w:b/>
          <w:bCs/>
        </w:rPr>
        <w:t>Crossing</w:t>
      </w:r>
      <w:r w:rsidRPr="00587834">
        <w:t xml:space="preserve"> na </w:t>
      </w:r>
      <w:r w:rsidRPr="00587834">
        <w:rPr>
          <w:b/>
          <w:bCs/>
        </w:rPr>
        <w:t>OVR</w:t>
      </w:r>
      <w:r w:rsidRPr="00587834">
        <w:t xml:space="preserve"> veznih igrača možemo primetiti nekoliko interesantnih trendova:</w:t>
      </w:r>
    </w:p>
    <w:p w14:paraId="234C3281" w14:textId="77777777" w:rsidR="00587834" w:rsidRPr="00587834" w:rsidRDefault="00587834" w:rsidP="00587834">
      <w:pPr>
        <w:numPr>
          <w:ilvl w:val="0"/>
          <w:numId w:val="30"/>
        </w:numPr>
      </w:pPr>
      <w:r w:rsidRPr="00587834">
        <w:rPr>
          <w:b/>
          <w:bCs/>
        </w:rPr>
        <w:t>Vision</w:t>
      </w:r>
      <w:r w:rsidRPr="00587834">
        <w:t xml:space="preserve"> i </w:t>
      </w:r>
      <w:r w:rsidRPr="00587834">
        <w:rPr>
          <w:b/>
          <w:bCs/>
        </w:rPr>
        <w:t>Crossing</w:t>
      </w:r>
      <w:r w:rsidRPr="00587834">
        <w:t xml:space="preserve"> su značajni faktori koji direktno utiču na ukupnu ocenu igrača. Kako se vrednosti ovih atributa povećavaju, ukupna ocena (</w:t>
      </w:r>
      <w:r w:rsidRPr="00587834">
        <w:rPr>
          <w:b/>
          <w:bCs/>
        </w:rPr>
        <w:t>OVR</w:t>
      </w:r>
      <w:r w:rsidRPr="00587834">
        <w:t xml:space="preserve">) takođe raste, što se vidi kroz jasno definisane grupacije po </w:t>
      </w:r>
      <w:r w:rsidRPr="00587834">
        <w:rPr>
          <w:b/>
          <w:bCs/>
        </w:rPr>
        <w:t>OVR</w:t>
      </w:r>
      <w:r w:rsidRPr="00587834">
        <w:t>.</w:t>
      </w:r>
    </w:p>
    <w:p w14:paraId="3D3A3915" w14:textId="77777777" w:rsidR="00587834" w:rsidRPr="00587834" w:rsidRDefault="00587834" w:rsidP="00587834">
      <w:pPr>
        <w:numPr>
          <w:ilvl w:val="0"/>
          <w:numId w:val="30"/>
        </w:numPr>
      </w:pPr>
      <w:r w:rsidRPr="00587834">
        <w:t xml:space="preserve">Igrači sa </w:t>
      </w:r>
      <w:r w:rsidRPr="00587834">
        <w:rPr>
          <w:b/>
          <w:bCs/>
        </w:rPr>
        <w:t>Vision</w:t>
      </w:r>
      <w:r w:rsidRPr="00587834">
        <w:t xml:space="preserve"> vrednostima oko 60 i niže obično imaju niže </w:t>
      </w:r>
      <w:r w:rsidRPr="00587834">
        <w:rPr>
          <w:b/>
          <w:bCs/>
        </w:rPr>
        <w:t>OVR</w:t>
      </w:r>
      <w:r w:rsidRPr="00587834">
        <w:t xml:space="preserve"> ocene, dok igrači sa višim </w:t>
      </w:r>
      <w:r w:rsidRPr="00587834">
        <w:rPr>
          <w:b/>
          <w:bCs/>
        </w:rPr>
        <w:t>Vision</w:t>
      </w:r>
      <w:r w:rsidRPr="00587834">
        <w:t xml:space="preserve"> vrednostima (preko 80) obično dostižu visoke </w:t>
      </w:r>
      <w:r w:rsidRPr="00587834">
        <w:rPr>
          <w:b/>
          <w:bCs/>
        </w:rPr>
        <w:t>OVR</w:t>
      </w:r>
      <w:r w:rsidRPr="00587834">
        <w:t xml:space="preserve"> ocene, što ukazuje na snažnu povezanost između ovog atributa i ukupne ocene.</w:t>
      </w:r>
    </w:p>
    <w:p w14:paraId="7DACB9A2" w14:textId="77777777" w:rsidR="00587834" w:rsidRPr="00587834" w:rsidRDefault="00587834" w:rsidP="00587834">
      <w:pPr>
        <w:numPr>
          <w:ilvl w:val="0"/>
          <w:numId w:val="30"/>
        </w:numPr>
      </w:pPr>
      <w:r w:rsidRPr="00587834">
        <w:t xml:space="preserve">Atribut </w:t>
      </w:r>
      <w:r w:rsidRPr="00587834">
        <w:rPr>
          <w:b/>
          <w:bCs/>
        </w:rPr>
        <w:t>Crossing</w:t>
      </w:r>
      <w:r w:rsidRPr="00587834">
        <w:t xml:space="preserve"> se ponaša sličnu kao i </w:t>
      </w:r>
      <w:r w:rsidRPr="00587834">
        <w:rPr>
          <w:b/>
          <w:bCs/>
        </w:rPr>
        <w:t>Vision</w:t>
      </w:r>
      <w:r w:rsidRPr="00587834">
        <w:t xml:space="preserve">, s tim da se vrednosti koje idu u viši </w:t>
      </w:r>
      <w:r w:rsidRPr="00587834">
        <w:rPr>
          <w:b/>
          <w:bCs/>
        </w:rPr>
        <w:t>OVR</w:t>
      </w:r>
      <w:r w:rsidRPr="00587834">
        <w:t xml:space="preserve"> rang uglavnom nalaze u </w:t>
      </w:r>
      <w:r w:rsidRPr="00587834">
        <w:rPr>
          <w:b/>
          <w:bCs/>
        </w:rPr>
        <w:t>Gold</w:t>
      </w:r>
      <w:r w:rsidRPr="00587834">
        <w:t xml:space="preserve"> karticama, što potvrđuje njegovu važnost kod elitnih veznih igrača.</w:t>
      </w:r>
    </w:p>
    <w:p w14:paraId="665A8857" w14:textId="77777777" w:rsidR="00587834" w:rsidRPr="00587834" w:rsidRDefault="00587834" w:rsidP="00587834">
      <w:pPr>
        <w:numPr>
          <w:ilvl w:val="0"/>
          <w:numId w:val="30"/>
        </w:numPr>
      </w:pPr>
      <w:r w:rsidRPr="00587834">
        <w:t xml:space="preserve">Iako se vidi jasna veza između ova dva atributa i ukupne ocene, postoje manja odstupanja, gde neki igrači sa nižim </w:t>
      </w:r>
      <w:r w:rsidRPr="00587834">
        <w:rPr>
          <w:b/>
          <w:bCs/>
        </w:rPr>
        <w:t>Crossing</w:t>
      </w:r>
      <w:r w:rsidRPr="00587834">
        <w:t xml:space="preserve"> vrednostima, ali višim </w:t>
      </w:r>
      <w:r w:rsidRPr="00587834">
        <w:rPr>
          <w:b/>
          <w:bCs/>
        </w:rPr>
        <w:t>Vision</w:t>
      </w:r>
      <w:r w:rsidRPr="00587834">
        <w:t xml:space="preserve"> vrednostima, i dalje mogu imati visoke </w:t>
      </w:r>
      <w:r w:rsidRPr="00587834">
        <w:rPr>
          <w:b/>
          <w:bCs/>
        </w:rPr>
        <w:t>OVR</w:t>
      </w:r>
      <w:r w:rsidRPr="00587834">
        <w:t xml:space="preserve"> ocene, što može značiti da su drugi atributi, kao što su agilnost ili pas, važniji u određenim slučajevima.</w:t>
      </w:r>
    </w:p>
    <w:p w14:paraId="76050818" w14:textId="73842B69" w:rsidR="00666587" w:rsidRDefault="00905FAC" w:rsidP="00905FAC">
      <w:pPr>
        <w:pStyle w:val="Heading1"/>
      </w:pPr>
      <w:bookmarkStart w:id="30" w:name="_Toc222236725"/>
      <w:bookmarkStart w:id="31" w:name="_Toc222237951"/>
      <w:r>
        <w:lastRenderedPageBreak/>
        <w:t>Čišćenje i obrada podataka</w:t>
      </w:r>
      <w:bookmarkEnd w:id="30"/>
      <w:bookmarkEnd w:id="31"/>
      <w:r w:rsidR="00444E90">
        <w:tab/>
      </w:r>
    </w:p>
    <w:p w14:paraId="2AFEAC1F" w14:textId="0779A722" w:rsidR="003C5D60" w:rsidRDefault="003C5D60" w:rsidP="003C5D60">
      <w:pPr>
        <w:pStyle w:val="Heading2"/>
      </w:pPr>
      <w:bookmarkStart w:id="32" w:name="_Toc222237952"/>
      <w:r>
        <w:t>Uvod</w:t>
      </w:r>
      <w:bookmarkEnd w:id="32"/>
    </w:p>
    <w:p w14:paraId="5D7A6A57" w14:textId="19C3D8E4" w:rsidR="003C5D60" w:rsidRDefault="00A87CB7" w:rsidP="003C5D60">
      <w:r w:rsidRPr="00A87CB7">
        <w:t xml:space="preserve">Nakon sprovedene inicijalne analize podataka i vizuelizacije pojedinačnih atributa, neophodno je izvršiti </w:t>
      </w:r>
      <w:r w:rsidRPr="00A87CB7">
        <w:rPr>
          <w:b/>
          <w:bCs/>
        </w:rPr>
        <w:t>čišćenje i pripremu skupa podataka</w:t>
      </w:r>
      <w:r w:rsidRPr="00A87CB7">
        <w:t xml:space="preserve"> kako bi se obezbedila njegova pouzdanost i pogodnost za dalju analizu i modelovanje. Ovaj korak predstavlja jednu od najvažnijih faza u procesu analize podataka, jer kvalitet ulaznih podataka direktno utiče na kvalitet dobijenih rezultata. U okviru ovog procesa izvršena je provera nelogičnih i nemogućih vrednosti, kao i atributa koji nemaju analitičku vrednost za problem koji se razmatra. Uočeno je da kolone </w:t>
      </w:r>
      <w:r w:rsidRPr="00A87CB7">
        <w:rPr>
          <w:b/>
          <w:bCs/>
        </w:rPr>
        <w:t>card</w:t>
      </w:r>
      <w:r w:rsidRPr="00A87CB7">
        <w:t xml:space="preserve"> i </w:t>
      </w:r>
      <w:r w:rsidRPr="00A87CB7">
        <w:rPr>
          <w:b/>
          <w:bCs/>
        </w:rPr>
        <w:t>url</w:t>
      </w:r>
      <w:r w:rsidRPr="00A87CB7">
        <w:t xml:space="preserve"> predstavljaju isključivo tehničke linkove i identifikatore, te ne sadrže informacije koje mogu doprineti izgradnji modela za procenu ili predikciju OVR rejtinga igrača, zbog čega su ove kolone </w:t>
      </w:r>
      <w:r w:rsidRPr="00A87CB7">
        <w:rPr>
          <w:b/>
          <w:bCs/>
        </w:rPr>
        <w:t>uklonjene iz skupa podataka</w:t>
      </w:r>
      <w:r w:rsidRPr="00A87CB7">
        <w:t xml:space="preserve">. Cilj ovog koraka je da se dobije </w:t>
      </w:r>
      <w:r w:rsidRPr="00A87CB7">
        <w:rPr>
          <w:b/>
          <w:bCs/>
        </w:rPr>
        <w:t>čist, konzistentan i pouzdan skup podataka</w:t>
      </w:r>
      <w:r w:rsidRPr="00A87CB7">
        <w:t xml:space="preserve"> spreman za dalju analizu.</w:t>
      </w:r>
    </w:p>
    <w:p w14:paraId="658FAFED" w14:textId="7F97D11C" w:rsidR="00AB74DB" w:rsidRPr="00AB74DB" w:rsidRDefault="00AB74DB" w:rsidP="00AB74DB">
      <w:pPr>
        <w:pBdr>
          <w:top w:val="single" w:sz="4" w:space="1" w:color="auto"/>
          <w:left w:val="single" w:sz="4" w:space="4" w:color="auto"/>
          <w:bottom w:val="single" w:sz="4" w:space="1" w:color="auto"/>
          <w:right w:val="single" w:sz="4" w:space="4" w:color="auto"/>
        </w:pBdr>
        <w:rPr>
          <w:sz w:val="22"/>
          <w:szCs w:val="22"/>
        </w:rPr>
      </w:pPr>
      <w:r w:rsidRPr="00AB74DB">
        <w:rPr>
          <w:rFonts w:ascii="Consolas" w:hAnsi="Consolas"/>
          <w:sz w:val="20"/>
          <w:szCs w:val="20"/>
        </w:rPr>
        <w:t>cols_to_remove &lt;- c("url", "card")</w:t>
      </w:r>
    </w:p>
    <w:p w14:paraId="545CF2F5" w14:textId="77777777" w:rsidR="00AB74DB" w:rsidRPr="00AB74DB" w:rsidRDefault="00AB74DB" w:rsidP="00AB74DB">
      <w:pPr>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attackers_data &lt;- attackers_data[, !names(attackers_data) %in% cols_to_remove]</w:t>
      </w:r>
    </w:p>
    <w:p w14:paraId="06E1ECCE" w14:textId="0CE1955F" w:rsidR="00557236" w:rsidRPr="00AB74DB" w:rsidRDefault="00AB74DB" w:rsidP="00AB74DB">
      <w:pPr>
        <w:pBdr>
          <w:top w:val="single" w:sz="4" w:space="1" w:color="auto"/>
          <w:left w:val="single" w:sz="4" w:space="4" w:color="auto"/>
          <w:bottom w:val="single" w:sz="4" w:space="1" w:color="auto"/>
          <w:right w:val="single" w:sz="4" w:space="4" w:color="auto"/>
        </w:pBdr>
        <w:rPr>
          <w:rFonts w:ascii="Consolas" w:hAnsi="Consolas"/>
          <w:sz w:val="20"/>
          <w:szCs w:val="20"/>
        </w:rPr>
      </w:pPr>
      <w:r w:rsidRPr="00AB74DB">
        <w:rPr>
          <w:rFonts w:ascii="Consolas" w:hAnsi="Consolas"/>
          <w:sz w:val="20"/>
          <w:szCs w:val="20"/>
        </w:rPr>
        <w:t>midfielders_data &lt;- midfielders_data[, !names(midfielders_data) %in% cols_to_remove]</w:t>
      </w:r>
    </w:p>
    <w:p w14:paraId="2ECC3C43" w14:textId="215FC4D3" w:rsidR="00557236" w:rsidRDefault="00AB74DB" w:rsidP="00557236">
      <w:pPr>
        <w:pStyle w:val="Caption"/>
        <w:jc w:val="center"/>
      </w:pPr>
      <w:r>
        <w:rPr>
          <w:noProof/>
        </w:rPr>
        <w:drawing>
          <wp:anchor distT="0" distB="0" distL="114300" distR="114300" simplePos="0" relativeHeight="251620864" behindDoc="0" locked="0" layoutInCell="1" allowOverlap="1" wp14:anchorId="41B0612A" wp14:editId="3D7734FA">
            <wp:simplePos x="0" y="0"/>
            <wp:positionH relativeFrom="margin">
              <wp:align>center</wp:align>
            </wp:positionH>
            <wp:positionV relativeFrom="paragraph">
              <wp:posOffset>237638</wp:posOffset>
            </wp:positionV>
            <wp:extent cx="4886325" cy="3417295"/>
            <wp:effectExtent l="0" t="0" r="0" b="0"/>
            <wp:wrapNone/>
            <wp:docPr id="2393228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22834" name="Picture 239322834"/>
                    <pic:cNvPicPr/>
                  </pic:nvPicPr>
                  <pic:blipFill>
                    <a:blip r:embed="rId41">
                      <a:extLst>
                        <a:ext uri="{28A0092B-C50C-407E-A947-70E740481C1C}">
                          <a14:useLocalDpi xmlns:a14="http://schemas.microsoft.com/office/drawing/2010/main" val="0"/>
                        </a:ext>
                      </a:extLst>
                    </a:blip>
                    <a:stretch>
                      <a:fillRect/>
                    </a:stretch>
                  </pic:blipFill>
                  <pic:spPr>
                    <a:xfrm>
                      <a:off x="0" y="0"/>
                      <a:ext cx="4886325" cy="3417295"/>
                    </a:xfrm>
                    <a:prstGeom prst="rect">
                      <a:avLst/>
                    </a:prstGeom>
                  </pic:spPr>
                </pic:pic>
              </a:graphicData>
            </a:graphic>
            <wp14:sizeRelH relativeFrom="margin">
              <wp14:pctWidth>0</wp14:pctWidth>
            </wp14:sizeRelH>
            <wp14:sizeRelV relativeFrom="margin">
              <wp14:pctHeight>0</wp14:pctHeight>
            </wp14:sizeRelV>
          </wp:anchor>
        </w:drawing>
      </w:r>
      <w:r w:rsidR="00557236">
        <w:t>R kod za izbacivanje kolona url i card</w:t>
      </w:r>
    </w:p>
    <w:p w14:paraId="36B8D5F0" w14:textId="4388D37C" w:rsidR="00557236" w:rsidRDefault="00557236" w:rsidP="003C5D60"/>
    <w:p w14:paraId="19757C5E" w14:textId="77777777" w:rsidR="00557236" w:rsidRDefault="00557236" w:rsidP="003C5D60"/>
    <w:p w14:paraId="2FD5BAE1" w14:textId="77777777" w:rsidR="00557236" w:rsidRDefault="00557236" w:rsidP="003C5D60"/>
    <w:p w14:paraId="00F755FF" w14:textId="77777777" w:rsidR="00557236" w:rsidRDefault="00557236" w:rsidP="003C5D60"/>
    <w:p w14:paraId="53641C04" w14:textId="77777777" w:rsidR="00557236" w:rsidRDefault="00557236" w:rsidP="003C5D60"/>
    <w:p w14:paraId="363A0C09" w14:textId="77777777" w:rsidR="00557236" w:rsidRDefault="00557236" w:rsidP="003C5D60"/>
    <w:p w14:paraId="6C7D3F60" w14:textId="77777777" w:rsidR="00557236" w:rsidRDefault="00557236" w:rsidP="003C5D60"/>
    <w:p w14:paraId="2C0139D7" w14:textId="77777777" w:rsidR="00557236" w:rsidRDefault="00557236" w:rsidP="003C5D60"/>
    <w:p w14:paraId="25662BFE" w14:textId="77777777" w:rsidR="00557236" w:rsidRDefault="00557236" w:rsidP="003C5D60"/>
    <w:p w14:paraId="6B17D125" w14:textId="77777777" w:rsidR="00557236" w:rsidRDefault="00557236" w:rsidP="003C5D60"/>
    <w:p w14:paraId="4936DE46" w14:textId="77777777" w:rsidR="00557236" w:rsidRDefault="00557236" w:rsidP="003C5D60"/>
    <w:p w14:paraId="52BBECAD" w14:textId="3D4B3E58" w:rsidR="00557236" w:rsidRDefault="00B46EAF" w:rsidP="00B46EAF">
      <w:pPr>
        <w:pStyle w:val="Caption"/>
        <w:jc w:val="center"/>
      </w:pPr>
      <w:r>
        <w:t>Card i url kolone (nepotrebne)</w:t>
      </w:r>
    </w:p>
    <w:p w14:paraId="05D44FA0" w14:textId="18C3FF2F" w:rsidR="00A87CB7" w:rsidRDefault="00A87CB7" w:rsidP="00A87CB7">
      <w:pPr>
        <w:pStyle w:val="Heading2"/>
        <w:rPr>
          <w:lang w:val="sr-Latn-RS"/>
        </w:rPr>
      </w:pPr>
      <w:bookmarkStart w:id="33" w:name="_Toc222237953"/>
      <w:r>
        <w:lastRenderedPageBreak/>
        <w:t>Nedostaju</w:t>
      </w:r>
      <w:r>
        <w:rPr>
          <w:lang w:val="sr-Latn-RS"/>
        </w:rPr>
        <w:t>će vrednosti</w:t>
      </w:r>
      <w:bookmarkEnd w:id="33"/>
    </w:p>
    <w:p w14:paraId="46D04293" w14:textId="64BFA136" w:rsidR="00A87CB7" w:rsidRDefault="001E05FE" w:rsidP="00A87CB7">
      <w:r w:rsidRPr="001E05FE">
        <w:t xml:space="preserve">Posebna pažnja posvećena je proveri </w:t>
      </w:r>
      <w:r w:rsidRPr="001E05FE">
        <w:rPr>
          <w:b/>
          <w:bCs/>
        </w:rPr>
        <w:t>nedostajućih vrednosti (NA)</w:t>
      </w:r>
      <w:r w:rsidRPr="001E05FE">
        <w:t xml:space="preserve"> u skupu podataka. Analizom je utvrđeno da se nedostajuće vrednosti pojavljuju isključivo kod atributa koji se odnose na </w:t>
      </w:r>
      <w:r w:rsidRPr="001E05FE">
        <w:rPr>
          <w:b/>
          <w:bCs/>
        </w:rPr>
        <w:t>golmane</w:t>
      </w:r>
      <w:r w:rsidRPr="001E05FE">
        <w:t xml:space="preserve"> (npr. </w:t>
      </w:r>
      <w:r w:rsidRPr="001E05FE">
        <w:rPr>
          <w:i/>
          <w:iCs/>
        </w:rPr>
        <w:t>GK.Diving, GK.Handling, GK.Kicking, GK.Positioning, GK.Reflexes</w:t>
      </w:r>
      <w:r w:rsidRPr="001E05FE">
        <w:t xml:space="preserve">). S obzirom na to da se u ovom radu razmatraju isključivo </w:t>
      </w:r>
      <w:r w:rsidRPr="001E05FE">
        <w:rPr>
          <w:b/>
          <w:bCs/>
        </w:rPr>
        <w:t>napadači i vezni igrači</w:t>
      </w:r>
      <w:r w:rsidRPr="001E05FE">
        <w:t xml:space="preserve">, ovi atributi nisu relevantni za dalju analizu, te su sve kolone koje se odnose na golmane </w:t>
      </w:r>
      <w:r w:rsidRPr="001E05FE">
        <w:rPr>
          <w:b/>
          <w:bCs/>
        </w:rPr>
        <w:t>u potpunosti uklonjene</w:t>
      </w:r>
      <w:r w:rsidRPr="001E05FE">
        <w:t xml:space="preserve"> iz skupa podataka. Nakon njihovog uklanjanja, dobijeni skupovi podataka više ne sadrže nedostajuće vrednosti, čime su stvoreni uslovi za pouzdanu dalju statističku analizu i izgradnju modela.</w:t>
      </w:r>
    </w:p>
    <w:p w14:paraId="6207FFEE" w14:textId="50ED0A55" w:rsidR="001E05FE" w:rsidRDefault="001E05FE" w:rsidP="00A87CB7">
      <w:pPr>
        <w:rPr>
          <w:lang w:val="sr-Latn-RS"/>
        </w:rPr>
      </w:pPr>
      <w:r>
        <w:rPr>
          <w:noProof/>
          <w:lang w:val="sr-Latn-RS"/>
        </w:rPr>
        <w:drawing>
          <wp:inline distT="0" distB="0" distL="0" distR="0" wp14:anchorId="30B231D3" wp14:editId="67D93EF8">
            <wp:extent cx="5943600" cy="2627630"/>
            <wp:effectExtent l="0" t="0" r="0" b="1270"/>
            <wp:docPr id="708605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05177" name="Picture 708605177"/>
                    <pic:cNvPicPr/>
                  </pic:nvPicPr>
                  <pic:blipFill>
                    <a:blip r:embed="rId42">
                      <a:extLst>
                        <a:ext uri="{28A0092B-C50C-407E-A947-70E740481C1C}">
                          <a14:useLocalDpi xmlns:a14="http://schemas.microsoft.com/office/drawing/2010/main" val="0"/>
                        </a:ext>
                      </a:extLst>
                    </a:blip>
                    <a:stretch>
                      <a:fillRect/>
                    </a:stretch>
                  </pic:blipFill>
                  <pic:spPr>
                    <a:xfrm>
                      <a:off x="0" y="0"/>
                      <a:ext cx="5943600" cy="2627630"/>
                    </a:xfrm>
                    <a:prstGeom prst="rect">
                      <a:avLst/>
                    </a:prstGeom>
                  </pic:spPr>
                </pic:pic>
              </a:graphicData>
            </a:graphic>
          </wp:inline>
        </w:drawing>
      </w:r>
    </w:p>
    <w:p w14:paraId="17730402" w14:textId="20026C50" w:rsidR="001E05FE" w:rsidRDefault="00195BBF" w:rsidP="00195BBF">
      <w:pPr>
        <w:pStyle w:val="Caption"/>
        <w:jc w:val="center"/>
        <w:rPr>
          <w:lang w:val="sr-Latn-RS"/>
        </w:rPr>
      </w:pPr>
      <w:r>
        <w:rPr>
          <w:lang w:val="sr-Latn-RS"/>
        </w:rPr>
        <w:t>Tabela nedostajućih vrednosti kod napadača</w:t>
      </w:r>
    </w:p>
    <w:p w14:paraId="6E21E783" w14:textId="2731D834" w:rsidR="00195BBF" w:rsidRDefault="00195BBF" w:rsidP="00195BBF">
      <w:pPr>
        <w:rPr>
          <w:lang w:val="sr-Latn-RS"/>
        </w:rPr>
      </w:pPr>
      <w:r>
        <w:rPr>
          <w:noProof/>
          <w:lang w:val="sr-Latn-RS"/>
        </w:rPr>
        <w:drawing>
          <wp:inline distT="0" distB="0" distL="0" distR="0" wp14:anchorId="3E3FFA0A" wp14:editId="1EFBD560">
            <wp:extent cx="5943600" cy="2672080"/>
            <wp:effectExtent l="0" t="0" r="0" b="0"/>
            <wp:docPr id="2126047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7027" name="Picture 2126047027"/>
                    <pic:cNvPicPr/>
                  </pic:nvPicPr>
                  <pic:blipFill>
                    <a:blip r:embed="rId43">
                      <a:extLst>
                        <a:ext uri="{28A0092B-C50C-407E-A947-70E740481C1C}">
                          <a14:useLocalDpi xmlns:a14="http://schemas.microsoft.com/office/drawing/2010/main" val="0"/>
                        </a:ext>
                      </a:extLst>
                    </a:blip>
                    <a:stretch>
                      <a:fillRect/>
                    </a:stretch>
                  </pic:blipFill>
                  <pic:spPr>
                    <a:xfrm>
                      <a:off x="0" y="0"/>
                      <a:ext cx="5943600" cy="2672080"/>
                    </a:xfrm>
                    <a:prstGeom prst="rect">
                      <a:avLst/>
                    </a:prstGeom>
                  </pic:spPr>
                </pic:pic>
              </a:graphicData>
            </a:graphic>
          </wp:inline>
        </w:drawing>
      </w:r>
    </w:p>
    <w:p w14:paraId="24F6E072" w14:textId="6410F96F" w:rsidR="00195BBF" w:rsidRDefault="00195BBF" w:rsidP="00B744EB">
      <w:pPr>
        <w:pStyle w:val="Caption"/>
        <w:jc w:val="center"/>
        <w:rPr>
          <w:lang w:val="sr-Latn-RS"/>
        </w:rPr>
      </w:pPr>
      <w:r>
        <w:rPr>
          <w:lang w:val="sr-Latn-RS"/>
        </w:rPr>
        <w:t>Tabela nedostajućih vrednosti</w:t>
      </w:r>
      <w:r w:rsidR="00B744EB">
        <w:rPr>
          <w:lang w:val="sr-Latn-RS"/>
        </w:rPr>
        <w:t xml:space="preserve"> kod veznjaka</w:t>
      </w:r>
    </w:p>
    <w:p w14:paraId="231E661B"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lang w:val="sr-Latn-RS"/>
        </w:rPr>
      </w:pPr>
      <w:r w:rsidRPr="00096B9E">
        <w:rPr>
          <w:rFonts w:ascii="Consolas" w:hAnsi="Consolas"/>
          <w:color w:val="196B24" w:themeColor="accent3"/>
          <w:sz w:val="20"/>
          <w:szCs w:val="20"/>
          <w:lang w:val="sr-Latn-RS"/>
        </w:rPr>
        <w:lastRenderedPageBreak/>
        <w:t># Spisak GK kolona</w:t>
      </w:r>
    </w:p>
    <w:p w14:paraId="603FE7A8"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gk_columns &lt;- c(</w:t>
      </w:r>
    </w:p>
    <w:p w14:paraId="0EA70DAC"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 xml:space="preserve">  "GK.Diving",</w:t>
      </w:r>
    </w:p>
    <w:p w14:paraId="39C439B4"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 xml:space="preserve">  "GK.Handling",</w:t>
      </w:r>
    </w:p>
    <w:p w14:paraId="37E68D67"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 xml:space="preserve">  "GK.Kicking",</w:t>
      </w:r>
    </w:p>
    <w:p w14:paraId="22CB682F"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 xml:space="preserve">  "GK.Positioning",</w:t>
      </w:r>
    </w:p>
    <w:p w14:paraId="70689CA7"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 xml:space="preserve">  "GK.Reflexes"</w:t>
      </w:r>
    </w:p>
    <w:p w14:paraId="784E9ABE"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w:t>
      </w:r>
    </w:p>
    <w:p w14:paraId="7A935066"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p>
    <w:p w14:paraId="0080501F"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color w:val="196B24" w:themeColor="accent3"/>
          <w:sz w:val="20"/>
          <w:szCs w:val="20"/>
          <w:lang w:val="sr-Latn-RS"/>
        </w:rPr>
      </w:pPr>
      <w:r w:rsidRPr="00096B9E">
        <w:rPr>
          <w:rFonts w:ascii="Consolas" w:hAnsi="Consolas"/>
          <w:color w:val="196B24" w:themeColor="accent3"/>
          <w:sz w:val="20"/>
          <w:szCs w:val="20"/>
          <w:lang w:val="sr-Latn-RS"/>
        </w:rPr>
        <w:t># Izbacivanje GK kolona iz oba skupa</w:t>
      </w:r>
    </w:p>
    <w:p w14:paraId="558E5A80" w14:textId="77777777" w:rsidR="00096B9E"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attackers_data &lt;- attackers_data[, !names(attackers_data) %in% gk_columns]</w:t>
      </w:r>
    </w:p>
    <w:p w14:paraId="7265F710" w14:textId="5132C4E8" w:rsidR="00B744EB" w:rsidRPr="00096B9E" w:rsidRDefault="00096B9E" w:rsidP="00096B9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096B9E">
        <w:rPr>
          <w:rFonts w:ascii="Consolas" w:hAnsi="Consolas"/>
          <w:sz w:val="20"/>
          <w:szCs w:val="20"/>
          <w:lang w:val="sr-Latn-RS"/>
        </w:rPr>
        <w:t>midfielders_data &lt;- midfielders_data[, !names(midfielders_data) %in% gk_columns]</w:t>
      </w:r>
    </w:p>
    <w:p w14:paraId="7CB9801D" w14:textId="590D63CC" w:rsidR="00B744EB" w:rsidRDefault="00550907" w:rsidP="00B744EB">
      <w:pPr>
        <w:pStyle w:val="Caption"/>
        <w:jc w:val="center"/>
        <w:rPr>
          <w:lang w:val="sr-Latn-RS"/>
        </w:rPr>
      </w:pPr>
      <w:r>
        <w:rPr>
          <w:noProof/>
          <w:lang w:val="sr-Latn-RS"/>
        </w:rPr>
        <w:drawing>
          <wp:anchor distT="0" distB="0" distL="114300" distR="114300" simplePos="0" relativeHeight="251663872" behindDoc="0" locked="0" layoutInCell="1" allowOverlap="1" wp14:anchorId="0573015F" wp14:editId="77A64B3B">
            <wp:simplePos x="0" y="0"/>
            <wp:positionH relativeFrom="margin">
              <wp:posOffset>-303914</wp:posOffset>
            </wp:positionH>
            <wp:positionV relativeFrom="paragraph">
              <wp:posOffset>290446</wp:posOffset>
            </wp:positionV>
            <wp:extent cx="6432697" cy="1707139"/>
            <wp:effectExtent l="0" t="0" r="6350" b="7620"/>
            <wp:wrapNone/>
            <wp:docPr id="10739921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92127" name="Picture 107399212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32697" cy="1707139"/>
                    </a:xfrm>
                    <a:prstGeom prst="rect">
                      <a:avLst/>
                    </a:prstGeom>
                  </pic:spPr>
                </pic:pic>
              </a:graphicData>
            </a:graphic>
            <wp14:sizeRelH relativeFrom="margin">
              <wp14:pctWidth>0</wp14:pctWidth>
            </wp14:sizeRelH>
            <wp14:sizeRelV relativeFrom="margin">
              <wp14:pctHeight>0</wp14:pctHeight>
            </wp14:sizeRelV>
          </wp:anchor>
        </w:drawing>
      </w:r>
      <w:r w:rsidR="00B744EB">
        <w:rPr>
          <w:lang w:val="sr-Latn-RS"/>
        </w:rPr>
        <w:t>R kod za izbacivanje kolona sa NA vrednostima</w:t>
      </w:r>
    </w:p>
    <w:p w14:paraId="74807607" w14:textId="397F862B" w:rsidR="00B73278" w:rsidRDefault="00B73278" w:rsidP="00B744EB">
      <w:pPr>
        <w:rPr>
          <w:lang w:val="sr-Latn-RS"/>
        </w:rPr>
      </w:pPr>
    </w:p>
    <w:p w14:paraId="5A0E9320" w14:textId="6298F386" w:rsidR="00B744EB" w:rsidRDefault="00B744EB" w:rsidP="00B744EB">
      <w:pPr>
        <w:rPr>
          <w:lang w:val="sr-Latn-RS"/>
        </w:rPr>
      </w:pPr>
    </w:p>
    <w:p w14:paraId="5EB5F6C1" w14:textId="77777777" w:rsidR="00B73278" w:rsidRPr="00B73278" w:rsidRDefault="00B73278" w:rsidP="00B73278">
      <w:pPr>
        <w:rPr>
          <w:lang w:val="sr-Latn-RS"/>
        </w:rPr>
      </w:pPr>
    </w:p>
    <w:p w14:paraId="6B208D6A" w14:textId="77777777" w:rsidR="00B73278" w:rsidRPr="00B73278" w:rsidRDefault="00B73278" w:rsidP="00B73278">
      <w:pPr>
        <w:rPr>
          <w:lang w:val="sr-Latn-RS"/>
        </w:rPr>
      </w:pPr>
    </w:p>
    <w:p w14:paraId="10B56219" w14:textId="77777777" w:rsidR="00B73278" w:rsidRPr="00B73278" w:rsidRDefault="00B73278" w:rsidP="00B73278">
      <w:pPr>
        <w:rPr>
          <w:lang w:val="sr-Latn-RS"/>
        </w:rPr>
      </w:pPr>
    </w:p>
    <w:p w14:paraId="24B668B8" w14:textId="77777777" w:rsidR="00B73278" w:rsidRPr="00B73278" w:rsidRDefault="00B73278" w:rsidP="00B73278">
      <w:pPr>
        <w:rPr>
          <w:lang w:val="sr-Latn-RS"/>
        </w:rPr>
      </w:pPr>
    </w:p>
    <w:p w14:paraId="7AE7D0B4" w14:textId="43AF91E7" w:rsidR="00B73278" w:rsidRDefault="00B73278" w:rsidP="00550907">
      <w:pPr>
        <w:pStyle w:val="Caption"/>
        <w:jc w:val="center"/>
        <w:rPr>
          <w:lang w:val="sr-Latn-RS"/>
        </w:rPr>
      </w:pPr>
      <w:r>
        <w:rPr>
          <w:lang w:val="sr-Latn-RS"/>
        </w:rPr>
        <w:t>Skupovi podataka nakon izbacivanja NA vrednosti</w:t>
      </w:r>
    </w:p>
    <w:p w14:paraId="3CEF156E" w14:textId="25017904" w:rsidR="00B73278" w:rsidRDefault="007C4555" w:rsidP="007C4555">
      <w:pPr>
        <w:pStyle w:val="Heading2"/>
        <w:rPr>
          <w:lang w:val="sr-Latn-RS"/>
        </w:rPr>
      </w:pPr>
      <w:bookmarkStart w:id="34" w:name="_Toc222237954"/>
      <w:r>
        <w:rPr>
          <w:lang w:val="sr-Latn-RS"/>
        </w:rPr>
        <w:t>Prazna polja</w:t>
      </w:r>
      <w:bookmarkEnd w:id="34"/>
    </w:p>
    <w:p w14:paraId="5FF3AC30" w14:textId="77777777" w:rsidR="00B66BC6" w:rsidRDefault="00B66BC6" w:rsidP="007C4555">
      <w:r w:rsidRPr="00B66BC6">
        <w:t xml:space="preserve">Uočeno je da se prazne vrednosti javljaju isključivo u koloni </w:t>
      </w:r>
      <w:r w:rsidRPr="00B66BC6">
        <w:rPr>
          <w:i/>
          <w:iCs/>
        </w:rPr>
        <w:t>Alternative.positions</w:t>
      </w:r>
      <w:r w:rsidRPr="00B66BC6">
        <w:t>, pri čemu prazno polje ne predstavlja nedostajući podatak, već označava da igrač nema dodatne pozicije osim primarne. S obzirom na to da je ova informacija semantički ispravna, ova polja nisu popunjavana niti menjana.</w:t>
      </w:r>
    </w:p>
    <w:p w14:paraId="5BB093F2" w14:textId="3E1C06B1" w:rsidR="00B66BC6" w:rsidRDefault="00B66BC6" w:rsidP="007C4555">
      <w:r>
        <w:rPr>
          <w:noProof/>
          <w:lang w:val="sr-Latn-RS"/>
        </w:rPr>
        <w:drawing>
          <wp:anchor distT="0" distB="0" distL="114300" distR="114300" simplePos="0" relativeHeight="251667968" behindDoc="0" locked="0" layoutInCell="1" allowOverlap="1" wp14:anchorId="67DC2B22" wp14:editId="27BE17D5">
            <wp:simplePos x="0" y="0"/>
            <wp:positionH relativeFrom="margin">
              <wp:posOffset>-499730</wp:posOffset>
            </wp:positionH>
            <wp:positionV relativeFrom="paragraph">
              <wp:posOffset>10928</wp:posOffset>
            </wp:positionV>
            <wp:extent cx="6985000" cy="829339"/>
            <wp:effectExtent l="0" t="0" r="6350" b="8890"/>
            <wp:wrapNone/>
            <wp:docPr id="8241244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24467" name="Picture 824124467"/>
                    <pic:cNvPicPr/>
                  </pic:nvPicPr>
                  <pic:blipFill>
                    <a:blip r:embed="rId45">
                      <a:extLst>
                        <a:ext uri="{28A0092B-C50C-407E-A947-70E740481C1C}">
                          <a14:useLocalDpi xmlns:a14="http://schemas.microsoft.com/office/drawing/2010/main" val="0"/>
                        </a:ext>
                      </a:extLst>
                    </a:blip>
                    <a:stretch>
                      <a:fillRect/>
                    </a:stretch>
                  </pic:blipFill>
                  <pic:spPr>
                    <a:xfrm>
                      <a:off x="0" y="0"/>
                      <a:ext cx="7047446" cy="836753"/>
                    </a:xfrm>
                    <a:prstGeom prst="rect">
                      <a:avLst/>
                    </a:prstGeom>
                  </pic:spPr>
                </pic:pic>
              </a:graphicData>
            </a:graphic>
            <wp14:sizeRelH relativeFrom="margin">
              <wp14:pctWidth>0</wp14:pctWidth>
            </wp14:sizeRelH>
            <wp14:sizeRelV relativeFrom="margin">
              <wp14:pctHeight>0</wp14:pctHeight>
            </wp14:sizeRelV>
          </wp:anchor>
        </w:drawing>
      </w:r>
    </w:p>
    <w:p w14:paraId="107B39F2" w14:textId="2BC84C18" w:rsidR="00B66BC6" w:rsidRDefault="00B66BC6" w:rsidP="007C4555"/>
    <w:p w14:paraId="51A9571A" w14:textId="77777777" w:rsidR="00B66BC6" w:rsidRDefault="00B66BC6" w:rsidP="007C4555"/>
    <w:p w14:paraId="55F4E02C" w14:textId="23DAAC19" w:rsidR="00B66BC6" w:rsidRDefault="00772047" w:rsidP="00772047">
      <w:pPr>
        <w:pStyle w:val="Caption"/>
        <w:jc w:val="center"/>
      </w:pPr>
      <w:r>
        <w:t>Prikaz praznih polja po kolonama</w:t>
      </w:r>
    </w:p>
    <w:p w14:paraId="50498766" w14:textId="0ED90F3F" w:rsidR="00772047" w:rsidRDefault="00772047" w:rsidP="00772047">
      <w:pPr>
        <w:pStyle w:val="Heading2"/>
      </w:pPr>
      <w:bookmarkStart w:id="35" w:name="_Toc222236729"/>
      <w:bookmarkStart w:id="36" w:name="_Toc222237955"/>
      <w:r>
        <w:lastRenderedPageBreak/>
        <w:t>Nepraviln</w:t>
      </w:r>
      <w:r w:rsidR="00CC321B">
        <w:t xml:space="preserve">e </w:t>
      </w:r>
      <w:r>
        <w:t>i nelogične vrednosti</w:t>
      </w:r>
      <w:bookmarkEnd w:id="35"/>
      <w:bookmarkEnd w:id="36"/>
    </w:p>
    <w:p w14:paraId="21F04BC6" w14:textId="6AAFD2F3" w:rsidR="00F407DC" w:rsidRPr="00F407DC" w:rsidRDefault="00F407DC" w:rsidP="00F407DC">
      <w:r w:rsidRPr="00F407DC">
        <w:t xml:space="preserve">Detaljnom analizom skupa podataka utvrđeno je da </w:t>
      </w:r>
      <w:r w:rsidRPr="00F407DC">
        <w:rPr>
          <w:b/>
          <w:bCs/>
        </w:rPr>
        <w:t>ne postoje nelogične, nemoguće ili pogrešno unete vrednosti</w:t>
      </w:r>
      <w:r w:rsidRPr="00F407DC">
        <w:t xml:space="preserve"> u većini numeričkih atributa. Sve vrednosti sposobnosti igrača nalaze se u očekivanim opsezima i ne sadrže negativne ili nevalidne zapise. Jedini izuzetak predstavljaju kolone </w:t>
      </w:r>
      <w:r w:rsidRPr="00F407DC">
        <w:rPr>
          <w:b/>
          <w:bCs/>
        </w:rPr>
        <w:t>Height</w:t>
      </w:r>
      <w:r w:rsidRPr="00F407DC">
        <w:t xml:space="preserve"> i </w:t>
      </w:r>
      <w:r w:rsidRPr="00F407DC">
        <w:rPr>
          <w:b/>
          <w:bCs/>
        </w:rPr>
        <w:t>Weight</w:t>
      </w:r>
      <w:r w:rsidRPr="00F407DC">
        <w:t xml:space="preserve">, kod kojih su vrednosti zapisane u </w:t>
      </w:r>
      <w:r w:rsidRPr="00F407DC">
        <w:rPr>
          <w:b/>
          <w:bCs/>
        </w:rPr>
        <w:t>kombinovanom formatu sa dve merne jedinice</w:t>
      </w:r>
      <w:r w:rsidRPr="00F407DC">
        <w:t xml:space="preserve"> (npr. </w:t>
      </w:r>
      <w:r w:rsidRPr="00F407DC">
        <w:rPr>
          <w:i/>
          <w:iCs/>
        </w:rPr>
        <w:t>175cm / 5'9"</w:t>
      </w:r>
      <w:r w:rsidRPr="00F407DC">
        <w:t xml:space="preserve"> za visinu i </w:t>
      </w:r>
      <w:r w:rsidRPr="00F407DC">
        <w:rPr>
          <w:i/>
          <w:iCs/>
        </w:rPr>
        <w:t>72kg / 159lb</w:t>
      </w:r>
      <w:r w:rsidRPr="00F407DC">
        <w:t xml:space="preserve"> za težinu).</w:t>
      </w:r>
      <w:r w:rsidR="0057034F">
        <w:t xml:space="preserve"> </w:t>
      </w:r>
      <w:r w:rsidR="00AA0521">
        <w:t xml:space="preserve">  </w:t>
      </w:r>
      <w:r w:rsidR="00880A9E">
        <w:t xml:space="preserve">  </w:t>
      </w:r>
    </w:p>
    <w:p w14:paraId="1A97BC9B" w14:textId="77777777" w:rsidR="00F407DC" w:rsidRDefault="00F407DC" w:rsidP="00F407DC">
      <w:r w:rsidRPr="00F407DC">
        <w:t xml:space="preserve">S obzirom na to da ovakav format zapisa nije pogodan za numeričku obradu i dalju analizu, izvršena je </w:t>
      </w:r>
      <w:r w:rsidRPr="00F407DC">
        <w:rPr>
          <w:b/>
          <w:bCs/>
        </w:rPr>
        <w:t>standardizacija ovih kolona</w:t>
      </w:r>
      <w:r w:rsidRPr="00F407DC">
        <w:t xml:space="preserve"> tako što su iz svakog zapisa zadržane isključivo vrednosti u metričkom sistemu, odnosno </w:t>
      </w:r>
      <w:r w:rsidRPr="00F407DC">
        <w:rPr>
          <w:b/>
          <w:bCs/>
        </w:rPr>
        <w:t>visina u centimetrima (npr. 175)</w:t>
      </w:r>
      <w:r w:rsidRPr="00F407DC">
        <w:t xml:space="preserve"> i </w:t>
      </w:r>
      <w:r w:rsidRPr="00F407DC">
        <w:rPr>
          <w:b/>
          <w:bCs/>
        </w:rPr>
        <w:t>težina u kilogramima (npr. 72)</w:t>
      </w:r>
      <w:r w:rsidRPr="00F407DC">
        <w:t xml:space="preserve">, dok su tekstualni delovi i alternativne merne jedinice uklonjeni. Nakon ove transformacije, kolone </w:t>
      </w:r>
      <w:r w:rsidRPr="00F407DC">
        <w:rPr>
          <w:i/>
          <w:iCs/>
        </w:rPr>
        <w:t>Height</w:t>
      </w:r>
      <w:r w:rsidRPr="00F407DC">
        <w:t xml:space="preserve"> i </w:t>
      </w:r>
      <w:r w:rsidRPr="00F407DC">
        <w:rPr>
          <w:i/>
          <w:iCs/>
        </w:rPr>
        <w:t>Weight</w:t>
      </w:r>
      <w:r w:rsidRPr="00F407DC">
        <w:t xml:space="preserve"> su konvertovane u numerički format i time su postale pogodne za dalju statističku analizu i modelovanje.</w:t>
      </w:r>
    </w:p>
    <w:p w14:paraId="3F4362D4" w14:textId="77777777" w:rsidR="00F407DC" w:rsidRDefault="00F407DC" w:rsidP="00F407DC"/>
    <w:p w14:paraId="6EC4B7FC" w14:textId="77777777"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 Height: uzima samo broj ispred "cm"</w:t>
      </w:r>
    </w:p>
    <w:p w14:paraId="0BD32C78" w14:textId="77777777"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attackers_data$Height &lt;- as.numeric(sub("cm.*", "", attackers_data$Height))</w:t>
      </w:r>
    </w:p>
    <w:p w14:paraId="3F5DBD0D" w14:textId="77777777"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midfielders_data$Height &lt;- as.numeric(sub("cm.*", "", midfielders_data$Height))</w:t>
      </w:r>
    </w:p>
    <w:p w14:paraId="0A2A842D" w14:textId="77777777"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p>
    <w:p w14:paraId="1C1D6DC5" w14:textId="77777777"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 Weight: uzima samo broj ispred "kg"</w:t>
      </w:r>
    </w:p>
    <w:p w14:paraId="3008D39E" w14:textId="77777777" w:rsidR="008856B4"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attackers_data$Weight &lt;- as.numeric(sub("kg.*", "", attackers_data$Weight))</w:t>
      </w:r>
    </w:p>
    <w:p w14:paraId="22610382" w14:textId="5DAB1EF3" w:rsidR="00F407DC" w:rsidRPr="008856B4" w:rsidRDefault="008856B4" w:rsidP="008856B4">
      <w:pPr>
        <w:pBdr>
          <w:top w:val="single" w:sz="4" w:space="1" w:color="auto"/>
          <w:left w:val="single" w:sz="4" w:space="4" w:color="auto"/>
          <w:bottom w:val="single" w:sz="4" w:space="1" w:color="auto"/>
          <w:right w:val="single" w:sz="4" w:space="4" w:color="auto"/>
        </w:pBdr>
        <w:rPr>
          <w:rFonts w:ascii="Consolas" w:hAnsi="Consolas"/>
          <w:sz w:val="20"/>
          <w:szCs w:val="20"/>
        </w:rPr>
      </w:pPr>
      <w:r w:rsidRPr="008856B4">
        <w:rPr>
          <w:rFonts w:ascii="Consolas" w:hAnsi="Consolas"/>
          <w:sz w:val="20"/>
          <w:szCs w:val="20"/>
        </w:rPr>
        <w:t>midfielders_data$Weight &lt;- as.numeric(sub("kg.*", "", midfielders_data$Weight))</w:t>
      </w:r>
    </w:p>
    <w:p w14:paraId="501B48D7" w14:textId="07CB5F13" w:rsidR="00772047" w:rsidRDefault="0073541A" w:rsidP="0073541A">
      <w:pPr>
        <w:pStyle w:val="Caption"/>
        <w:jc w:val="center"/>
      </w:pPr>
      <w:r>
        <w:t xml:space="preserve">R kod za </w:t>
      </w:r>
      <w:r w:rsidR="000B7E55">
        <w:t>sređivanje</w:t>
      </w:r>
      <w:r>
        <w:t xml:space="preserve"> vrednosti za Height i Weight</w:t>
      </w:r>
    </w:p>
    <w:p w14:paraId="4301E82A" w14:textId="6F645447" w:rsidR="0073541A" w:rsidRDefault="00480929" w:rsidP="0073541A">
      <w:r>
        <w:rPr>
          <w:noProof/>
        </w:rPr>
        <mc:AlternateContent>
          <mc:Choice Requires="wps">
            <w:drawing>
              <wp:anchor distT="0" distB="0" distL="114300" distR="114300" simplePos="0" relativeHeight="251600384" behindDoc="0" locked="0" layoutInCell="1" allowOverlap="1" wp14:anchorId="175DB002" wp14:editId="7137A140">
                <wp:simplePos x="0" y="0"/>
                <wp:positionH relativeFrom="column">
                  <wp:posOffset>2943225</wp:posOffset>
                </wp:positionH>
                <wp:positionV relativeFrom="paragraph">
                  <wp:posOffset>1069340</wp:posOffset>
                </wp:positionV>
                <wp:extent cx="1123950" cy="447675"/>
                <wp:effectExtent l="0" t="19050" r="38100" b="47625"/>
                <wp:wrapNone/>
                <wp:docPr id="1362485836" name="Arrow: Right 20"/>
                <wp:cNvGraphicFramePr/>
                <a:graphic xmlns:a="http://schemas.openxmlformats.org/drawingml/2006/main">
                  <a:graphicData uri="http://schemas.microsoft.com/office/word/2010/wordprocessingShape">
                    <wps:wsp>
                      <wps:cNvSpPr/>
                      <wps:spPr>
                        <a:xfrm>
                          <a:off x="0" y="0"/>
                          <a:ext cx="1123950" cy="447675"/>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8621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0" o:spid="_x0000_s1026" type="#_x0000_t13" style="position:absolute;margin-left:231.75pt;margin-top:84.2pt;width:88.5pt;height:35.25pt;z-index:25160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" adj="17298" fillcolor="white [3201]" strokecolor="black [3200]" strokeweight="1.5pt"/>
            </w:pict>
          </mc:Fallback>
        </mc:AlternateContent>
      </w:r>
      <w:r w:rsidR="00634244">
        <w:rPr>
          <w:noProof/>
        </w:rPr>
        <w:drawing>
          <wp:anchor distT="0" distB="0" distL="114300" distR="114300" simplePos="0" relativeHeight="251596288" behindDoc="0" locked="0" layoutInCell="1" allowOverlap="1" wp14:anchorId="6A5FB609" wp14:editId="719EB9D3">
            <wp:simplePos x="0" y="0"/>
            <wp:positionH relativeFrom="column">
              <wp:posOffset>4514850</wp:posOffset>
            </wp:positionH>
            <wp:positionV relativeFrom="paragraph">
              <wp:posOffset>69215</wp:posOffset>
            </wp:positionV>
            <wp:extent cx="1095528" cy="2962688"/>
            <wp:effectExtent l="0" t="0" r="9525" b="0"/>
            <wp:wrapNone/>
            <wp:docPr id="791768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68072" name="Picture 791768072"/>
                    <pic:cNvPicPr/>
                  </pic:nvPicPr>
                  <pic:blipFill>
                    <a:blip r:embed="rId46">
                      <a:extLst>
                        <a:ext uri="{28A0092B-C50C-407E-A947-70E740481C1C}">
                          <a14:useLocalDpi xmlns:a14="http://schemas.microsoft.com/office/drawing/2010/main" val="0"/>
                        </a:ext>
                      </a:extLst>
                    </a:blip>
                    <a:stretch>
                      <a:fillRect/>
                    </a:stretch>
                  </pic:blipFill>
                  <pic:spPr>
                    <a:xfrm>
                      <a:off x="0" y="0"/>
                      <a:ext cx="1095528" cy="2962688"/>
                    </a:xfrm>
                    <a:prstGeom prst="rect">
                      <a:avLst/>
                    </a:prstGeom>
                  </pic:spPr>
                </pic:pic>
              </a:graphicData>
            </a:graphic>
          </wp:anchor>
        </w:drawing>
      </w:r>
      <w:r w:rsidR="00634244">
        <w:rPr>
          <w:noProof/>
        </w:rPr>
        <w:drawing>
          <wp:anchor distT="0" distB="0" distL="114300" distR="114300" simplePos="0" relativeHeight="251592192" behindDoc="0" locked="0" layoutInCell="1" allowOverlap="1" wp14:anchorId="449234AC" wp14:editId="416A03C8">
            <wp:simplePos x="0" y="0"/>
            <wp:positionH relativeFrom="column">
              <wp:posOffset>361950</wp:posOffset>
            </wp:positionH>
            <wp:positionV relativeFrom="paragraph">
              <wp:posOffset>173990</wp:posOffset>
            </wp:positionV>
            <wp:extent cx="2067213" cy="2619741"/>
            <wp:effectExtent l="0" t="0" r="0" b="9525"/>
            <wp:wrapNone/>
            <wp:docPr id="11951274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27442" name="Picture 1195127442"/>
                    <pic:cNvPicPr/>
                  </pic:nvPicPr>
                  <pic:blipFill>
                    <a:blip r:embed="rId47">
                      <a:extLst>
                        <a:ext uri="{28A0092B-C50C-407E-A947-70E740481C1C}">
                          <a14:useLocalDpi xmlns:a14="http://schemas.microsoft.com/office/drawing/2010/main" val="0"/>
                        </a:ext>
                      </a:extLst>
                    </a:blip>
                    <a:stretch>
                      <a:fillRect/>
                    </a:stretch>
                  </pic:blipFill>
                  <pic:spPr>
                    <a:xfrm>
                      <a:off x="0" y="0"/>
                      <a:ext cx="2067213" cy="2619741"/>
                    </a:xfrm>
                    <a:prstGeom prst="rect">
                      <a:avLst/>
                    </a:prstGeom>
                  </pic:spPr>
                </pic:pic>
              </a:graphicData>
            </a:graphic>
          </wp:anchor>
        </w:drawing>
      </w:r>
    </w:p>
    <w:p w14:paraId="6C22178A" w14:textId="77777777" w:rsidR="00A52ED7" w:rsidRPr="00A52ED7" w:rsidRDefault="00A52ED7" w:rsidP="00A52ED7"/>
    <w:p w14:paraId="3000248A" w14:textId="77777777" w:rsidR="00A52ED7" w:rsidRPr="00A52ED7" w:rsidRDefault="00A52ED7" w:rsidP="00A52ED7"/>
    <w:p w14:paraId="176AED83" w14:textId="77777777" w:rsidR="00A52ED7" w:rsidRPr="00A52ED7" w:rsidRDefault="00A52ED7" w:rsidP="00A52ED7"/>
    <w:p w14:paraId="693C9524" w14:textId="77777777" w:rsidR="00A52ED7" w:rsidRPr="00A52ED7" w:rsidRDefault="00A52ED7" w:rsidP="00A52ED7"/>
    <w:p w14:paraId="2BF287E8" w14:textId="77777777" w:rsidR="00A52ED7" w:rsidRPr="00A52ED7" w:rsidRDefault="00A52ED7" w:rsidP="00A52ED7"/>
    <w:p w14:paraId="5253B9AD" w14:textId="77777777" w:rsidR="00A52ED7" w:rsidRPr="00A52ED7" w:rsidRDefault="00A52ED7" w:rsidP="00A52ED7"/>
    <w:p w14:paraId="37F1B292" w14:textId="77777777" w:rsidR="00A52ED7" w:rsidRDefault="00A52ED7" w:rsidP="00A52ED7"/>
    <w:p w14:paraId="0F549E73" w14:textId="4323391F" w:rsidR="00A52ED7" w:rsidRDefault="00A52ED7" w:rsidP="00A52ED7">
      <w:pPr>
        <w:tabs>
          <w:tab w:val="left" w:pos="3405"/>
        </w:tabs>
      </w:pPr>
      <w:r>
        <w:tab/>
      </w:r>
    </w:p>
    <w:p w14:paraId="1148F771" w14:textId="284AC88E" w:rsidR="00B90A0C" w:rsidRDefault="00B90A0C" w:rsidP="00CF11CF">
      <w:pPr>
        <w:pStyle w:val="Heading2"/>
      </w:pPr>
      <w:bookmarkStart w:id="37" w:name="_Toc222236730"/>
      <w:bookmarkStart w:id="38" w:name="_Toc222237956"/>
      <w:r w:rsidRPr="00B90A0C">
        <w:lastRenderedPageBreak/>
        <w:t>Analiza i potencijalno izbacivanje outlier i high leverage tačaka</w:t>
      </w:r>
      <w:bookmarkEnd w:id="37"/>
      <w:bookmarkEnd w:id="38"/>
    </w:p>
    <w:p w14:paraId="4173E496" w14:textId="77777777" w:rsidR="00CF11CF" w:rsidRPr="00CF11CF" w:rsidRDefault="00CF11CF" w:rsidP="00CF11CF">
      <w:r w:rsidRPr="00CF11CF">
        <w:t xml:space="preserve">Nakon završene faze čišćenja i standardizacije podataka, sledeći korak u pripremi skupa podataka predstavlja </w:t>
      </w:r>
      <w:r w:rsidRPr="00CF11CF">
        <w:rPr>
          <w:b/>
          <w:bCs/>
        </w:rPr>
        <w:t>analiza ekstremnih vrednosti (outlier-a) i potencijalno nelogičnih kombinacija atributa</w:t>
      </w:r>
      <w:r w:rsidRPr="00CF11CF">
        <w:t>. Cilj ovog koraka jeste da se identifikuju zapisi koji bi mogli negativno uticati na kvalitet modela, bilo zbog grešaka u unosu podataka, bilo zbog neuobičajenih i nelogičnih kombinacija vrednosti.</w:t>
      </w:r>
    </w:p>
    <w:p w14:paraId="16152124" w14:textId="77777777" w:rsidR="00CF11CF" w:rsidRPr="00CF11CF" w:rsidRDefault="00CF11CF" w:rsidP="00CF11CF">
      <w:r w:rsidRPr="00CF11CF">
        <w:t>U tu svrhu izvršena je provera više logičkih pravila zasnovanih na domenskom znanju iz oblasti fudbala, kao što su slučajevi u kojima igrači imaju veoma nizak nivo ključnih sposobnosti, a istovremeno veoma visok OVR rejting, kao i slučajevi u kojima starost ili tip kartice nisu u skladu sa ukupnom ocenom igrača. Ovakvi slučajevi mogu ukazivati na potencijalne greške u podacima ili na ekstremne, ali realne profile igrača.</w:t>
      </w:r>
    </w:p>
    <w:p w14:paraId="19401AE3"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los_finishing_visok_ovr &lt;- attackers_data %&gt;%</w:t>
      </w:r>
    </w:p>
    <w:p w14:paraId="4B543148"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filter(Finishing &lt; 60 &amp; OVR &gt; 80)</w:t>
      </w:r>
    </w:p>
    <w:p w14:paraId="77F3878C"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nrow(los_finishing_visok_ovr)</w:t>
      </w:r>
    </w:p>
    <w:p w14:paraId="54A3F161"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p>
    <w:p w14:paraId="30700941"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los_control_visok_ovr &lt;- attackers_data %&gt;%</w:t>
      </w:r>
    </w:p>
    <w:p w14:paraId="551FD57C"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filter(Ball.Control &lt; 60 &amp; OVR &gt; 80)</w:t>
      </w:r>
    </w:p>
    <w:p w14:paraId="414DCBD7"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nrow(los_control_visok_ovr)</w:t>
      </w:r>
    </w:p>
    <w:p w14:paraId="6091D01E"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p>
    <w:p w14:paraId="54EA0702"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prestari_top &lt;- attackers_data %&gt;%</w:t>
      </w:r>
    </w:p>
    <w:p w14:paraId="311BB816"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filter(Age &gt; 36 &amp; OVR &gt; 85)</w:t>
      </w:r>
    </w:p>
    <w:p w14:paraId="0F71EE19"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nrow(prestari_top)</w:t>
      </w:r>
    </w:p>
    <w:p w14:paraId="20C80136"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p>
    <w:p w14:paraId="33E33D13"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los_vision_visok_ovr &lt;- midfielders_data %&gt;%</w:t>
      </w:r>
    </w:p>
    <w:p w14:paraId="2FAACE2E"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filter(Vision &lt; 60 &amp; OVR &gt; 80)</w:t>
      </w:r>
    </w:p>
    <w:p w14:paraId="46B4911A"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nrow(los_vision_visok_ovr)</w:t>
      </w:r>
    </w:p>
    <w:p w14:paraId="182F7CD9"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#ovde se javlja 8 igraca pa cemo to proveriti</w:t>
      </w:r>
    </w:p>
    <w:p w14:paraId="70D5419C"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p>
    <w:p w14:paraId="3FEB023A" w14:textId="77777777" w:rsid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p>
    <w:p w14:paraId="4042E107" w14:textId="79C2C420"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midfielders_data %&gt;%</w:t>
      </w:r>
    </w:p>
    <w:p w14:paraId="60BF9DFC"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filter(Vision &lt; 60 &amp; OVR &gt; 80)</w:t>
      </w:r>
    </w:p>
    <w:p w14:paraId="143B66B2"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p>
    <w:p w14:paraId="45DF6DEA"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los_pas_visok_ovr &lt;- midfielders_data %&gt;%</w:t>
      </w:r>
    </w:p>
    <w:p w14:paraId="27888D24"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filter(Short.Passing &lt; 60 &amp; OVR &gt; 80)</w:t>
      </w:r>
    </w:p>
    <w:p w14:paraId="3C9B5D78"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nrow(los_pas_visok_ovr)</w:t>
      </w:r>
    </w:p>
    <w:p w14:paraId="2F5D91B2"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p>
    <w:p w14:paraId="33AB2FFC"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premlad_top &lt;- midfielders_data %&gt;%</w:t>
      </w:r>
    </w:p>
    <w:p w14:paraId="495C939D" w14:textId="77777777" w:rsidR="0008758B"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 xml:space="preserve">  filter(Age &lt; 18 &amp; OVR &gt; 80)</w:t>
      </w:r>
    </w:p>
    <w:p w14:paraId="7AC01FF1" w14:textId="767ECE71" w:rsidR="005175ED" w:rsidRPr="0008758B" w:rsidRDefault="0008758B" w:rsidP="0008758B">
      <w:pPr>
        <w:pBdr>
          <w:top w:val="single" w:sz="4" w:space="1" w:color="auto"/>
          <w:left w:val="single" w:sz="4" w:space="4" w:color="auto"/>
          <w:bottom w:val="single" w:sz="4" w:space="1" w:color="auto"/>
          <w:right w:val="single" w:sz="4" w:space="4" w:color="auto"/>
        </w:pBdr>
        <w:rPr>
          <w:rFonts w:ascii="Consolas" w:hAnsi="Consolas"/>
          <w:sz w:val="20"/>
          <w:szCs w:val="20"/>
        </w:rPr>
      </w:pPr>
      <w:r w:rsidRPr="0008758B">
        <w:rPr>
          <w:rFonts w:ascii="Consolas" w:hAnsi="Consolas"/>
          <w:sz w:val="20"/>
          <w:szCs w:val="20"/>
        </w:rPr>
        <w:t>nrow(premlad_top)</w:t>
      </w:r>
    </w:p>
    <w:p w14:paraId="4348E31B" w14:textId="7A091057" w:rsidR="005175ED" w:rsidRDefault="00F850B3" w:rsidP="00F850B3">
      <w:pPr>
        <w:pStyle w:val="Caption"/>
        <w:jc w:val="center"/>
        <w:rPr>
          <w:lang w:val="sr-Latn-RS"/>
        </w:rPr>
      </w:pPr>
      <w:r>
        <w:t>Provera odre</w:t>
      </w:r>
      <w:r>
        <w:rPr>
          <w:lang w:val="sr-Latn-RS"/>
        </w:rPr>
        <w:t>đenih logičnih parametara za uočavanje ekstremnih vrednosti</w:t>
      </w:r>
    </w:p>
    <w:p w14:paraId="66273E26" w14:textId="77777777" w:rsidR="00F850B3" w:rsidRDefault="00F850B3" w:rsidP="00F850B3">
      <w:pPr>
        <w:rPr>
          <w:lang w:val="sr-Latn-RS"/>
        </w:rPr>
      </w:pPr>
    </w:p>
    <w:p w14:paraId="2186F3B3" w14:textId="77777777" w:rsidR="00F850B3" w:rsidRDefault="00F850B3" w:rsidP="00F850B3">
      <w:pPr>
        <w:rPr>
          <w:lang w:val="sr-Latn-RS"/>
        </w:rPr>
      </w:pPr>
    </w:p>
    <w:p w14:paraId="36998290" w14:textId="0B79AA0A" w:rsidR="00B61B2E" w:rsidRDefault="00B61B2E" w:rsidP="0022424B">
      <w:r w:rsidRPr="00B61B2E">
        <w:t xml:space="preserve">U okviru ove analize izvršena je provera više logičkih kombinacija između OVR rejtinga i ključnih atributa igrača. Kod napadača su analizirani odnosi između OVR rejtinga i atributa </w:t>
      </w:r>
      <w:r w:rsidRPr="00B61B2E">
        <w:rPr>
          <w:b/>
          <w:bCs/>
        </w:rPr>
        <w:t>Finishing, Ball Control, Volleys, Reactions, Dribbling</w:t>
      </w:r>
      <w:r w:rsidRPr="00B61B2E">
        <w:t xml:space="preserve"> i </w:t>
      </w:r>
      <w:r w:rsidRPr="00B61B2E">
        <w:rPr>
          <w:b/>
          <w:bCs/>
        </w:rPr>
        <w:t>Age</w:t>
      </w:r>
      <w:r w:rsidRPr="00B61B2E">
        <w:t xml:space="preserve">, dok su kod veznih igrača posmatrani odnosi između OVR rejtinga i atributa </w:t>
      </w:r>
      <w:r w:rsidRPr="00B61B2E">
        <w:rPr>
          <w:b/>
          <w:bCs/>
        </w:rPr>
        <w:t>Vision, Short Passing, Crossing, Ball Control</w:t>
      </w:r>
      <w:r w:rsidRPr="00B61B2E">
        <w:t xml:space="preserve"> i </w:t>
      </w:r>
      <w:r w:rsidRPr="00B61B2E">
        <w:rPr>
          <w:b/>
          <w:bCs/>
        </w:rPr>
        <w:t>Age</w:t>
      </w:r>
      <w:r w:rsidRPr="00B61B2E">
        <w:t xml:space="preserve">, kao i veza između </w:t>
      </w:r>
      <w:r w:rsidRPr="00B61B2E">
        <w:rPr>
          <w:b/>
          <w:bCs/>
        </w:rPr>
        <w:t>OVR rejtinga i tipa kartice (CardType)</w:t>
      </w:r>
      <w:r w:rsidRPr="00B61B2E">
        <w:t>. Ovim pristupom obuhvaćeni su najvažniji atributi relevantni za ocenjivanje kvaliteta igrača na njihovim pozicijama.</w:t>
      </w:r>
    </w:p>
    <w:p w14:paraId="166CDAA1" w14:textId="67EAD27A" w:rsidR="0022424B" w:rsidRPr="0022424B" w:rsidRDefault="0022424B" w:rsidP="0022424B">
      <w:r w:rsidRPr="0022424B">
        <w:t xml:space="preserve">Tokom ove analize, u većini testiranih slučajeva </w:t>
      </w:r>
      <w:r w:rsidRPr="0022424B">
        <w:rPr>
          <w:b/>
          <w:bCs/>
        </w:rPr>
        <w:t>nisu uočene nelogične ili problematične vrednosti</w:t>
      </w:r>
      <w:r w:rsidRPr="0022424B">
        <w:t xml:space="preserve">. Jedini izuzetak predstavlja provera vezana za vezne igrače sa niskim atributom </w:t>
      </w:r>
      <w:r w:rsidRPr="0022424B">
        <w:rPr>
          <w:i/>
          <w:iCs/>
        </w:rPr>
        <w:t>Vision</w:t>
      </w:r>
      <w:r w:rsidRPr="0022424B">
        <w:t xml:space="preserve"> i visokim OVR rejtingom, gde je identifikovano </w:t>
      </w:r>
      <w:r w:rsidRPr="0022424B">
        <w:rPr>
          <w:b/>
          <w:bCs/>
        </w:rPr>
        <w:t>8 takvih igrača</w:t>
      </w:r>
      <w:r w:rsidRPr="0022424B">
        <w:t xml:space="preserve">. Detaljnijom analizom ovih zapisa utvrđeno je da se radi o specifičnim tipovima igrača čiji se OVR rejting više zasniva na defanzivnim, fizičkim i drugim tehničkim karakteristikama, a ne na kreativnim sposobnostima. S obzirom na to da ovi zapisi predstavljaju realne i validne profile igrača, oni </w:t>
      </w:r>
      <w:r w:rsidRPr="0022424B">
        <w:rPr>
          <w:b/>
          <w:bCs/>
        </w:rPr>
        <w:t>nisu uklonjeni iz skupa podataka</w:t>
      </w:r>
      <w:r w:rsidRPr="0022424B">
        <w:t>.</w:t>
      </w:r>
    </w:p>
    <w:p w14:paraId="690C18B2" w14:textId="77777777" w:rsidR="0022424B" w:rsidRPr="0022424B" w:rsidRDefault="0022424B" w:rsidP="0022424B">
      <w:r w:rsidRPr="0022424B">
        <w:t xml:space="preserve">Na osnovu sprovedenih provera može se zaključiti da skup podataka </w:t>
      </w:r>
      <w:r w:rsidRPr="0022424B">
        <w:rPr>
          <w:b/>
          <w:bCs/>
        </w:rPr>
        <w:t>ne sadrži sistematske greške, nelogične zapise ili ekstremne vrednosti koje bi zahtevale uklanjanje podataka</w:t>
      </w:r>
      <w:r w:rsidRPr="0022424B">
        <w:t>, te je u potpunosti spreman za dalju analizu i izgradnju prediktivnih modela.</w:t>
      </w:r>
    </w:p>
    <w:p w14:paraId="68BFB103" w14:textId="60FB3D1A" w:rsidR="0027514A" w:rsidRDefault="00C93405" w:rsidP="00C93405">
      <w:pPr>
        <w:pStyle w:val="Heading1"/>
        <w:rPr>
          <w:lang w:val="sr-Latn-RS"/>
        </w:rPr>
      </w:pPr>
      <w:bookmarkStart w:id="39" w:name="_Toc222236731"/>
      <w:bookmarkStart w:id="40" w:name="_Toc222237957"/>
      <w:r>
        <w:rPr>
          <w:lang w:val="sr-Latn-RS"/>
        </w:rPr>
        <w:lastRenderedPageBreak/>
        <w:t>EDA ( Exploratory Data Analysis)</w:t>
      </w:r>
      <w:bookmarkEnd w:id="39"/>
      <w:bookmarkEnd w:id="40"/>
    </w:p>
    <w:p w14:paraId="115FE3DC" w14:textId="4D657B9F" w:rsidR="00C93405" w:rsidRDefault="00C93405" w:rsidP="00C93405">
      <w:pPr>
        <w:pStyle w:val="Heading2"/>
        <w:rPr>
          <w:lang w:val="sr-Latn-RS"/>
        </w:rPr>
      </w:pPr>
      <w:bookmarkStart w:id="41" w:name="_Toc222236732"/>
      <w:bookmarkStart w:id="42" w:name="_Toc222237958"/>
      <w:r>
        <w:rPr>
          <w:lang w:val="sr-Latn-RS"/>
        </w:rPr>
        <w:t>Uvod</w:t>
      </w:r>
      <w:bookmarkEnd w:id="41"/>
      <w:bookmarkEnd w:id="42"/>
    </w:p>
    <w:p w14:paraId="2652DF7E" w14:textId="77777777" w:rsidR="007642E9" w:rsidRPr="007642E9" w:rsidRDefault="007642E9" w:rsidP="007642E9">
      <w:pPr>
        <w:jc w:val="both"/>
      </w:pPr>
      <w:r w:rsidRPr="007642E9">
        <w:t xml:space="preserve">U ovoj fazi izvršena je eksplorativna analiza podataka sa ciljem upoznavanja sa strukturom skupa podataka i ispitivanja odnosa između obeležja. Analiza je započeta izdvajanjem numeričkih kolona, nakon čega je izračunata i prikazana matrica korelacije. Posebna pažnja posvećena je korelacijama u odnosu na promenljivu </w:t>
      </w:r>
      <w:r w:rsidRPr="007642E9">
        <w:rPr>
          <w:b/>
          <w:bCs/>
        </w:rPr>
        <w:t>OVR</w:t>
      </w:r>
      <w:r w:rsidRPr="007642E9">
        <w:t>, kako bi se identifikovala obeležja koja imaju najveći uticaj.</w:t>
      </w:r>
    </w:p>
    <w:p w14:paraId="5454BC5D" w14:textId="77777777" w:rsidR="007642E9" w:rsidRDefault="007642E9" w:rsidP="007642E9">
      <w:pPr>
        <w:jc w:val="both"/>
      </w:pPr>
      <w:r w:rsidRPr="007642E9">
        <w:t xml:space="preserve">Zatim je grafički prikazana matrica korelacije radi lakšeg uočavanja međusobnih veza između numeričkih obeležja. Na kraju su kategorijske promenljive konvertovane u </w:t>
      </w:r>
      <w:r w:rsidRPr="007642E9">
        <w:rPr>
          <w:i/>
          <w:iCs/>
        </w:rPr>
        <w:t>factor</w:t>
      </w:r>
      <w:r w:rsidRPr="007642E9">
        <w:t xml:space="preserve"> tip kako bi podaci bili spremni za dalju analizu i modelovanje.</w:t>
      </w:r>
    </w:p>
    <w:p w14:paraId="398AC3DA" w14:textId="77777777" w:rsidR="00114A23" w:rsidRPr="00E46ADA" w:rsidRDefault="006207FD" w:rsidP="00E46ADA">
      <w:pPr>
        <w:pStyle w:val="Heading2"/>
      </w:pPr>
      <w:bookmarkStart w:id="43" w:name="_Toc222236733"/>
      <w:bookmarkStart w:id="44" w:name="_Toc222237959"/>
      <w:r>
        <w:t>Izdvajanje numeri</w:t>
      </w:r>
      <w:r>
        <w:rPr>
          <w:lang w:val="sr-Latn-RS"/>
        </w:rPr>
        <w:t>čkih kolona</w:t>
      </w:r>
      <w:bookmarkEnd w:id="43"/>
      <w:bookmarkEnd w:id="44"/>
    </w:p>
    <w:p w14:paraId="58847E34" w14:textId="77777777" w:rsidR="007E5E98" w:rsidRPr="007E5E98" w:rsidRDefault="007E5E98" w:rsidP="007E5E98">
      <w:pPr>
        <w:pBdr>
          <w:top w:val="single" w:sz="4" w:space="1" w:color="auto"/>
          <w:left w:val="single" w:sz="4" w:space="4" w:color="auto"/>
          <w:bottom w:val="single" w:sz="4" w:space="1" w:color="auto"/>
          <w:right w:val="single" w:sz="4" w:space="4" w:color="auto"/>
        </w:pBdr>
        <w:rPr>
          <w:rFonts w:ascii="Consolas" w:hAnsi="Consolas"/>
          <w:sz w:val="20"/>
          <w:szCs w:val="20"/>
        </w:rPr>
      </w:pPr>
      <w:r w:rsidRPr="007E5E98">
        <w:rPr>
          <w:rFonts w:ascii="Consolas" w:hAnsi="Consolas"/>
          <w:sz w:val="20"/>
          <w:szCs w:val="20"/>
        </w:rPr>
        <w:t>numericke_kolone_att &lt;- attackers_data %&gt;% select_if(is.numeric)</w:t>
      </w:r>
    </w:p>
    <w:p w14:paraId="3A30E3A5" w14:textId="6DEA70B9" w:rsidR="00114A23" w:rsidRPr="007E5E98" w:rsidRDefault="007E5E98" w:rsidP="007E5E98">
      <w:pPr>
        <w:pBdr>
          <w:top w:val="single" w:sz="4" w:space="1" w:color="auto"/>
          <w:left w:val="single" w:sz="4" w:space="4" w:color="auto"/>
          <w:bottom w:val="single" w:sz="4" w:space="1" w:color="auto"/>
          <w:right w:val="single" w:sz="4" w:space="4" w:color="auto"/>
        </w:pBdr>
        <w:rPr>
          <w:rFonts w:ascii="Consolas" w:hAnsi="Consolas"/>
          <w:sz w:val="20"/>
          <w:szCs w:val="20"/>
        </w:rPr>
      </w:pPr>
      <w:r w:rsidRPr="007E5E98">
        <w:rPr>
          <w:rFonts w:ascii="Consolas" w:hAnsi="Consolas"/>
          <w:sz w:val="20"/>
          <w:szCs w:val="20"/>
        </w:rPr>
        <w:t>names(numericke_kolone_att)</w:t>
      </w:r>
    </w:p>
    <w:p w14:paraId="575CACAB" w14:textId="42001D3E" w:rsidR="00114A23" w:rsidRPr="00114A23" w:rsidRDefault="00114A23" w:rsidP="00114A23">
      <w:pPr>
        <w:pStyle w:val="Caption"/>
        <w:jc w:val="center"/>
        <w:rPr>
          <w:lang w:val="sr-Latn-RS"/>
        </w:rPr>
      </w:pPr>
      <w:r>
        <w:t>R Kod za izdvajanje numeričkih promenljivih u skupu podataka</w:t>
      </w:r>
    </w:p>
    <w:p w14:paraId="6FAD907F" w14:textId="77777777" w:rsidR="00114A23" w:rsidRDefault="00B94E96" w:rsidP="00E46ADA">
      <w:r>
        <w:rPr>
          <w:noProof/>
          <w:lang w:val="sr-Latn-RS"/>
        </w:rPr>
        <w:drawing>
          <wp:inline distT="0" distB="0" distL="0" distR="0" wp14:anchorId="4EF1DF61" wp14:editId="6EB9B451">
            <wp:extent cx="5943600" cy="647700"/>
            <wp:effectExtent l="0" t="0" r="5080" b="0"/>
            <wp:docPr id="1421904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noFill/>
                    <a:ln>
                      <a:noFill/>
                    </a:ln>
                  </pic:spPr>
                </pic:pic>
              </a:graphicData>
            </a:graphic>
          </wp:inline>
        </w:drawing>
      </w:r>
    </w:p>
    <w:p w14:paraId="04F8F946" w14:textId="00D2ABA9" w:rsidR="007642E9" w:rsidRDefault="00114A23" w:rsidP="00114A23">
      <w:pPr>
        <w:pStyle w:val="Caption"/>
        <w:jc w:val="center"/>
        <w:rPr>
          <w:lang w:val="sr-Latn-RS"/>
        </w:rPr>
      </w:pPr>
      <w:r>
        <w:t>Lista numeričkih promenljivih u skupu podataka</w:t>
      </w:r>
    </w:p>
    <w:p w14:paraId="29C6B309" w14:textId="77777777" w:rsidR="00427A82" w:rsidRPr="00427A82" w:rsidRDefault="00427A82" w:rsidP="00427A82">
      <w:pPr>
        <w:jc w:val="both"/>
      </w:pPr>
      <w:r w:rsidRPr="00427A82">
        <w:t>U prvom koraku EDA izdvojene su kolone koje sadrže numeričke vrednosti, kako bi se mogla izvršiti dalja statistička analiza i ispitivanje međusobnih odnosa između obeležja. Ove kolone predstavljaju različite atribute igrača, uključujući opšti rejting (</w:t>
      </w:r>
      <w:r w:rsidRPr="00427A82">
        <w:rPr>
          <w:b/>
          <w:bCs/>
        </w:rPr>
        <w:t>OVR</w:t>
      </w:r>
      <w:r w:rsidRPr="00427A82">
        <w:t>), individualne tehničke i fizičke karakteristike, kao i osnovne podatke poput visine, težine i godina starosti.</w:t>
      </w:r>
    </w:p>
    <w:p w14:paraId="46CF27D3" w14:textId="77777777" w:rsidR="00427A82" w:rsidRDefault="00427A82" w:rsidP="00427A82">
      <w:pPr>
        <w:jc w:val="both"/>
      </w:pPr>
      <w:r w:rsidRPr="00427A82">
        <w:t>Dobijeni skup numeričkih promenljivih koristi se u nastavku za formiranje matrice korelacije i analizu povezanosti između pojedinih atributa.</w:t>
      </w:r>
    </w:p>
    <w:p w14:paraId="2B4CA05B" w14:textId="77777777" w:rsidR="00583C25" w:rsidRDefault="00583C25" w:rsidP="00427A82">
      <w:pPr>
        <w:jc w:val="both"/>
      </w:pPr>
    </w:p>
    <w:p w14:paraId="52D37CFC" w14:textId="77777777" w:rsidR="00583C25" w:rsidRDefault="00583C25" w:rsidP="00427A82">
      <w:pPr>
        <w:jc w:val="both"/>
      </w:pPr>
    </w:p>
    <w:p w14:paraId="30E32FED" w14:textId="77777777" w:rsidR="00583C25" w:rsidRDefault="00583C25" w:rsidP="00427A82">
      <w:pPr>
        <w:jc w:val="both"/>
      </w:pPr>
    </w:p>
    <w:p w14:paraId="732B7EE2" w14:textId="77777777" w:rsidR="00583C25" w:rsidRDefault="00583C25" w:rsidP="00427A82">
      <w:pPr>
        <w:jc w:val="both"/>
      </w:pPr>
    </w:p>
    <w:p w14:paraId="0011CC85" w14:textId="77777777" w:rsidR="00B94E96" w:rsidRPr="00427A82" w:rsidRDefault="00B94E96" w:rsidP="00B94E96">
      <w:pPr>
        <w:rPr>
          <w:b/>
          <w:bCs/>
          <w:lang w:val="sr-Latn-RS"/>
        </w:rPr>
      </w:pPr>
    </w:p>
    <w:p w14:paraId="488FBD69" w14:textId="77777777" w:rsidR="00E175A3" w:rsidRDefault="00583C25" w:rsidP="00583C25">
      <w:pPr>
        <w:pStyle w:val="Heading2"/>
        <w:rPr>
          <w:lang w:val="sr-Latn-RS"/>
        </w:rPr>
      </w:pPr>
      <w:bookmarkStart w:id="45" w:name="_Toc222236734"/>
      <w:bookmarkStart w:id="46" w:name="_Toc222237960"/>
      <w:r>
        <w:rPr>
          <w:lang w:val="sr-Latn-RS"/>
        </w:rPr>
        <w:lastRenderedPageBreak/>
        <w:t>Formiranje matrice korelacije</w:t>
      </w:r>
      <w:bookmarkEnd w:id="45"/>
      <w:bookmarkEnd w:id="46"/>
    </w:p>
    <w:p w14:paraId="1141220D" w14:textId="77777777" w:rsidR="00B5408C" w:rsidRPr="00B5408C" w:rsidRDefault="00B5408C" w:rsidP="00B5408C">
      <w:pPr>
        <w:pBdr>
          <w:top w:val="single" w:sz="4" w:space="1" w:color="auto"/>
          <w:left w:val="single" w:sz="4" w:space="4" w:color="auto"/>
          <w:bottom w:val="single" w:sz="4" w:space="1" w:color="auto"/>
          <w:right w:val="single" w:sz="4" w:space="4" w:color="auto"/>
        </w:pBdr>
        <w:rPr>
          <w:rFonts w:ascii="Consolas" w:hAnsi="Consolas"/>
          <w:sz w:val="20"/>
          <w:szCs w:val="20"/>
        </w:rPr>
      </w:pPr>
      <w:r w:rsidRPr="00B5408C">
        <w:rPr>
          <w:rFonts w:ascii="Consolas" w:hAnsi="Consolas"/>
          <w:sz w:val="20"/>
          <w:szCs w:val="20"/>
        </w:rPr>
        <w:t>matrica_korelacije_att &lt;- cor(numericke_kolone_att, use = "complete.obs")</w:t>
      </w:r>
    </w:p>
    <w:p w14:paraId="59F74427" w14:textId="0AC41089" w:rsidR="00E175A3" w:rsidRPr="00B5408C" w:rsidRDefault="00B5408C" w:rsidP="00B5408C">
      <w:pPr>
        <w:pBdr>
          <w:top w:val="single" w:sz="4" w:space="1" w:color="auto"/>
          <w:left w:val="single" w:sz="4" w:space="4" w:color="auto"/>
          <w:bottom w:val="single" w:sz="4" w:space="1" w:color="auto"/>
          <w:right w:val="single" w:sz="4" w:space="4" w:color="auto"/>
        </w:pBdr>
        <w:rPr>
          <w:rFonts w:ascii="Consolas" w:hAnsi="Consolas"/>
          <w:sz w:val="20"/>
          <w:szCs w:val="20"/>
        </w:rPr>
      </w:pPr>
      <w:r w:rsidRPr="00B5408C">
        <w:rPr>
          <w:rFonts w:ascii="Consolas" w:hAnsi="Consolas"/>
          <w:sz w:val="20"/>
          <w:szCs w:val="20"/>
        </w:rPr>
        <w:t>matrica_korelacije_att</w:t>
      </w:r>
    </w:p>
    <w:p w14:paraId="5DEF19A2" w14:textId="46A17759" w:rsidR="00C93405" w:rsidRDefault="00E175A3" w:rsidP="00E175A3">
      <w:pPr>
        <w:pStyle w:val="Caption"/>
        <w:jc w:val="center"/>
      </w:pPr>
      <w:r>
        <w:t>R kod za formiranje matrice korelacije</w:t>
      </w:r>
    </w:p>
    <w:p w14:paraId="0E97E6C0" w14:textId="77777777" w:rsidR="00E175A3" w:rsidRDefault="00E175A3" w:rsidP="00E175A3">
      <w:pPr>
        <w:keepNext/>
      </w:pPr>
      <w:r>
        <w:rPr>
          <w:noProof/>
        </w:rPr>
        <w:drawing>
          <wp:inline distT="0" distB="0" distL="0" distR="0" wp14:anchorId="74A1181D" wp14:editId="706D60B4">
            <wp:extent cx="5934075" cy="3571875"/>
            <wp:effectExtent l="0" t="0" r="9525" b="9525"/>
            <wp:docPr id="18661832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4075" cy="3571875"/>
                    </a:xfrm>
                    <a:prstGeom prst="rect">
                      <a:avLst/>
                    </a:prstGeom>
                    <a:noFill/>
                    <a:ln>
                      <a:noFill/>
                    </a:ln>
                  </pic:spPr>
                </pic:pic>
              </a:graphicData>
            </a:graphic>
          </wp:inline>
        </w:drawing>
      </w:r>
    </w:p>
    <w:p w14:paraId="4966A802" w14:textId="286939ED" w:rsidR="00E175A3" w:rsidRDefault="00E175A3" w:rsidP="00E175A3">
      <w:pPr>
        <w:pStyle w:val="Caption"/>
        <w:jc w:val="center"/>
      </w:pPr>
      <w:r>
        <w:t>Prikaz matrice korelacije za skup podataka</w:t>
      </w:r>
    </w:p>
    <w:p w14:paraId="57640A5E" w14:textId="77777777" w:rsidR="00C02F81" w:rsidRPr="00C02F81" w:rsidRDefault="00C02F81" w:rsidP="00C02F81">
      <w:pPr>
        <w:jc w:val="both"/>
      </w:pPr>
      <w:r w:rsidRPr="00C02F81">
        <w:t>Nakon izdvajanja numeričkih kolona, u sledećem koraku izračunata je matrica korelacije kako bi se ispitala povezanost između svih numeričkih obeležja u skupu podataka. Korelacija je računata korišćenjem samo kompletnih podataka (</w:t>
      </w:r>
      <w:r w:rsidRPr="00C02F81">
        <w:rPr>
          <w:i/>
          <w:iCs/>
        </w:rPr>
        <w:t>complete.obs</w:t>
      </w:r>
      <w:r w:rsidRPr="00C02F81">
        <w:t>), čime je izbegnut uticaj nedostajućih vrednosti na rezultate.</w:t>
      </w:r>
    </w:p>
    <w:p w14:paraId="33EEA2B3" w14:textId="77777777" w:rsidR="00C02F81" w:rsidRDefault="00C02F81" w:rsidP="00C02F81">
      <w:pPr>
        <w:jc w:val="both"/>
      </w:pPr>
      <w:r w:rsidRPr="00C02F81">
        <w:t xml:space="preserve">Dobijena matrica korelacije omogućava uvid u jačinu i smer veze između pojedinih atributa. Na ovaj način se mogu uočiti obeležja koja su međusobno snažno povezana, kao i ona koja imaju slab ili zanemarljiv odnos. Ovi rezultati predstavljaju osnovu za dalju analizu, posebno za ispitivanje odnosa pojedinih atributa sa ciljnim obeležjem </w:t>
      </w:r>
      <w:r w:rsidRPr="00C02F81">
        <w:rPr>
          <w:b/>
          <w:bCs/>
        </w:rPr>
        <w:t>OVR</w:t>
      </w:r>
      <w:r w:rsidRPr="00C02F81">
        <w:t>.</w:t>
      </w:r>
    </w:p>
    <w:p w14:paraId="35791B8B" w14:textId="77777777" w:rsidR="00C02F81" w:rsidRDefault="00C02F81" w:rsidP="00C02F81">
      <w:pPr>
        <w:jc w:val="both"/>
      </w:pPr>
    </w:p>
    <w:p w14:paraId="7EB68EDA" w14:textId="77777777" w:rsidR="00C02F81" w:rsidRDefault="00C02F81" w:rsidP="00C02F81">
      <w:pPr>
        <w:jc w:val="both"/>
      </w:pPr>
    </w:p>
    <w:p w14:paraId="7899EACB" w14:textId="77777777" w:rsidR="00C02F81" w:rsidRDefault="00C02F81" w:rsidP="00C02F81">
      <w:pPr>
        <w:jc w:val="both"/>
      </w:pPr>
    </w:p>
    <w:p w14:paraId="522C4F34" w14:textId="5546D7C8" w:rsidR="00C02F81" w:rsidRDefault="00C02F81" w:rsidP="00C02F81">
      <w:pPr>
        <w:pStyle w:val="Heading2"/>
      </w:pPr>
      <w:bookmarkStart w:id="47" w:name="_Toc222236735"/>
      <w:bookmarkStart w:id="48" w:name="_Toc222237961"/>
      <w:r>
        <w:lastRenderedPageBreak/>
        <w:t>Analiza korelacija u odnosu na atribut OVR</w:t>
      </w:r>
      <w:bookmarkEnd w:id="47"/>
      <w:bookmarkEnd w:id="48"/>
    </w:p>
    <w:p w14:paraId="66270EF8" w14:textId="77777777" w:rsidR="00C02F81" w:rsidRDefault="00C02F81" w:rsidP="00C02F81">
      <w:pPr>
        <w:keepNext/>
      </w:pPr>
      <w:r>
        <w:rPr>
          <w:noProof/>
        </w:rPr>
        <w:drawing>
          <wp:inline distT="0" distB="0" distL="0" distR="0" wp14:anchorId="50ACA708" wp14:editId="4882F89D">
            <wp:extent cx="5934075" cy="990600"/>
            <wp:effectExtent l="0" t="0" r="9525" b="0"/>
            <wp:docPr id="11467361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4075" cy="990600"/>
                    </a:xfrm>
                    <a:prstGeom prst="rect">
                      <a:avLst/>
                    </a:prstGeom>
                    <a:noFill/>
                    <a:ln>
                      <a:noFill/>
                    </a:ln>
                  </pic:spPr>
                </pic:pic>
              </a:graphicData>
            </a:graphic>
          </wp:inline>
        </w:drawing>
      </w:r>
    </w:p>
    <w:p w14:paraId="014D7AA1" w14:textId="6C33276E" w:rsidR="00C02F81" w:rsidRDefault="00C02F81" w:rsidP="00C02F81">
      <w:pPr>
        <w:pStyle w:val="Caption"/>
        <w:jc w:val="center"/>
      </w:pPr>
      <w:r>
        <w:t>R kod i prikaz korelacija u odnosu na atribut OVR</w:t>
      </w:r>
    </w:p>
    <w:p w14:paraId="377A5C3A" w14:textId="77777777" w:rsidR="00A62A70" w:rsidRPr="00A62A70" w:rsidRDefault="00A62A70" w:rsidP="00A62A70">
      <w:pPr>
        <w:jc w:val="both"/>
      </w:pPr>
      <w:r w:rsidRPr="00A62A70">
        <w:t xml:space="preserve">Nakon formiranja matrice korelacije, u sledećem koraku izdvojene su i sortirane vrednosti korelacije u odnosu na ciljno obeležje </w:t>
      </w:r>
      <w:r w:rsidRPr="00A62A70">
        <w:rPr>
          <w:b/>
          <w:bCs/>
        </w:rPr>
        <w:t>OVR</w:t>
      </w:r>
      <w:r w:rsidRPr="00A62A70">
        <w:t>. Na ovaj način je moguće jasno uočiti koja obeležja imaju najjaču pozitivnu, a koja negativnu povezanost sa ukupnim rejtingom igrača.</w:t>
      </w:r>
    </w:p>
    <w:p w14:paraId="6C30F855" w14:textId="77777777" w:rsidR="00A62A70" w:rsidRPr="00A62A70" w:rsidRDefault="00A62A70" w:rsidP="00A62A70">
      <w:pPr>
        <w:jc w:val="both"/>
      </w:pPr>
      <w:r w:rsidRPr="00A62A70">
        <w:t xml:space="preserve">Rezultati pokazuju da najveću korelaciju sa </w:t>
      </w:r>
      <w:r w:rsidRPr="00A62A70">
        <w:rPr>
          <w:b/>
          <w:bCs/>
        </w:rPr>
        <w:t>OVR</w:t>
      </w:r>
      <w:r w:rsidRPr="00A62A70">
        <w:t xml:space="preserve"> imaju atributi kao što su </w:t>
      </w:r>
      <w:r w:rsidRPr="00A62A70">
        <w:rPr>
          <w:i/>
          <w:iCs/>
        </w:rPr>
        <w:t>SHO, Positioning, Finishing, Reactions, Ball Control</w:t>
      </w:r>
      <w:r w:rsidRPr="00A62A70">
        <w:t xml:space="preserve"> i </w:t>
      </w:r>
      <w:r w:rsidRPr="00A62A70">
        <w:rPr>
          <w:i/>
          <w:iCs/>
        </w:rPr>
        <w:t>Dribbling</w:t>
      </w:r>
      <w:r w:rsidRPr="00A62A70">
        <w:t xml:space="preserve">, što ukazuje da tehničke i ofanzivne sposobnosti igrača imaju najveći uticaj na njihov ukupni rejting. Sa druge strane, obeležja poput </w:t>
      </w:r>
      <w:r w:rsidRPr="00A62A70">
        <w:rPr>
          <w:i/>
          <w:iCs/>
        </w:rPr>
        <w:t>Rank</w:t>
      </w:r>
      <w:r w:rsidRPr="00A62A70">
        <w:t xml:space="preserve"> pokazuju jaku negativnu korelaciju, dok su visina i težina slabo povezani sa vrednošću </w:t>
      </w:r>
      <w:r w:rsidRPr="00A62A70">
        <w:rPr>
          <w:b/>
          <w:bCs/>
        </w:rPr>
        <w:t>OVR</w:t>
      </w:r>
      <w:r w:rsidRPr="00A62A70">
        <w:t>.</w:t>
      </w:r>
    </w:p>
    <w:p w14:paraId="2DB3B7DC" w14:textId="77777777" w:rsidR="00A62A70" w:rsidRDefault="00A62A70" w:rsidP="00A62A70">
      <w:pPr>
        <w:jc w:val="both"/>
      </w:pPr>
      <w:r w:rsidRPr="00A62A70">
        <w:t>Ova analiza omogućava izbor najvažnijih obeležja koja će se koristiti u daljoj obradi i modelovanju.</w:t>
      </w:r>
    </w:p>
    <w:p w14:paraId="70CB836A" w14:textId="7C6682D5" w:rsidR="00CA2675" w:rsidRDefault="00CA2675" w:rsidP="00CA2675">
      <w:pPr>
        <w:pStyle w:val="Heading2"/>
      </w:pPr>
      <w:bookmarkStart w:id="49" w:name="_Toc222236736"/>
      <w:bookmarkStart w:id="50" w:name="_Toc222237962"/>
      <w:r>
        <w:t>Grafički prikaz matrice korelacije</w:t>
      </w:r>
      <w:bookmarkEnd w:id="49"/>
      <w:bookmarkEnd w:id="50"/>
    </w:p>
    <w:p w14:paraId="41004D95" w14:textId="77777777" w:rsidR="005F36E3" w:rsidRDefault="005F36E3" w:rsidP="005F36E3">
      <w:pPr>
        <w:keepNext/>
        <w:jc w:val="center"/>
      </w:pPr>
      <w:r>
        <w:rPr>
          <w:noProof/>
        </w:rPr>
        <w:drawing>
          <wp:inline distT="0" distB="0" distL="0" distR="0" wp14:anchorId="65599A11" wp14:editId="0EEFD45F">
            <wp:extent cx="5194300" cy="3352800"/>
            <wp:effectExtent l="0" t="0" r="6350" b="0"/>
            <wp:docPr id="15677481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41124" cy="3383024"/>
                    </a:xfrm>
                    <a:prstGeom prst="rect">
                      <a:avLst/>
                    </a:prstGeom>
                    <a:noFill/>
                    <a:ln>
                      <a:noFill/>
                    </a:ln>
                  </pic:spPr>
                </pic:pic>
              </a:graphicData>
            </a:graphic>
          </wp:inline>
        </w:drawing>
      </w:r>
    </w:p>
    <w:p w14:paraId="1EA877E5" w14:textId="0A94982A" w:rsidR="00945EE2" w:rsidRPr="00945EE2" w:rsidRDefault="005F36E3" w:rsidP="005F36E3">
      <w:pPr>
        <w:pStyle w:val="Caption"/>
        <w:jc w:val="center"/>
      </w:pPr>
      <w:r w:rsidRPr="00032238">
        <w:t>Graficki prikaz matrice korelacije kod napadača</w:t>
      </w:r>
    </w:p>
    <w:p w14:paraId="1AB7E93C"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lastRenderedPageBreak/>
        <w:t>ggcorrplot(</w:t>
      </w:r>
    </w:p>
    <w:p w14:paraId="1C7B7179"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matrica_korelacije_att,</w:t>
      </w:r>
    </w:p>
    <w:p w14:paraId="46BCFE28"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hc.order = TRUE,</w:t>
      </w:r>
    </w:p>
    <w:p w14:paraId="5B6F1E25"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type = "full",</w:t>
      </w:r>
    </w:p>
    <w:p w14:paraId="50E45492"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lab = TRUE,</w:t>
      </w:r>
    </w:p>
    <w:p w14:paraId="628D4ACA"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lab_size = 2.0,</w:t>
      </w:r>
    </w:p>
    <w:p w14:paraId="617B1AD8"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colors = c("red", "white", "blue"),</w:t>
      </w:r>
    </w:p>
    <w:p w14:paraId="4AC1CD26"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outline.col = "gray",</w:t>
      </w:r>
    </w:p>
    <w:p w14:paraId="07E80E3D"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ggtheme = ggplot2::theme_minimal()</w:t>
      </w:r>
    </w:p>
    <w:p w14:paraId="6C76EF0F"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w:t>
      </w:r>
    </w:p>
    <w:p w14:paraId="29BDF56E"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labs(</w:t>
      </w:r>
    </w:p>
    <w:p w14:paraId="777D54D9"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title = "Korelaciona matrica numeričkih promenljivih (Napadači)",</w:t>
      </w:r>
    </w:p>
    <w:p w14:paraId="1E2D0B82"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subtitle = "Prikaz svih parova promenljivih"</w:t>
      </w:r>
    </w:p>
    <w:p w14:paraId="411F4BAD"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 +</w:t>
      </w:r>
    </w:p>
    <w:p w14:paraId="68A6F054"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theme(</w:t>
      </w:r>
    </w:p>
    <w:p w14:paraId="675EC777"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plot.title = element_text(hjust = 0.5, face = "bold", size = 14),</w:t>
      </w:r>
    </w:p>
    <w:p w14:paraId="3A171139"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plot.subtitle = element_text(hjust = 0.5, size = 12),</w:t>
      </w:r>
    </w:p>
    <w:p w14:paraId="21FC8E40" w14:textId="77777777" w:rsidR="00B6586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axis.text.x = element_text(angle = 45, vjust = 1, hjust = 1)</w:t>
      </w:r>
    </w:p>
    <w:p w14:paraId="0E6971C5" w14:textId="70E9FF38" w:rsidR="00945EE2" w:rsidRPr="00B65862" w:rsidRDefault="00B65862" w:rsidP="00B65862">
      <w:pPr>
        <w:keepNext/>
        <w:pBdr>
          <w:top w:val="single" w:sz="4" w:space="1" w:color="auto"/>
          <w:left w:val="single" w:sz="4" w:space="4" w:color="auto"/>
          <w:bottom w:val="single" w:sz="4" w:space="1" w:color="auto"/>
          <w:right w:val="single" w:sz="4" w:space="4" w:color="auto"/>
        </w:pBdr>
        <w:rPr>
          <w:sz w:val="20"/>
          <w:szCs w:val="20"/>
        </w:rPr>
      </w:pPr>
      <w:r w:rsidRPr="00B65862">
        <w:rPr>
          <w:sz w:val="20"/>
          <w:szCs w:val="20"/>
        </w:rPr>
        <w:t xml:space="preserve">  )</w:t>
      </w:r>
    </w:p>
    <w:p w14:paraId="7D7EFA4A" w14:textId="01B9E04C" w:rsidR="00CA2675" w:rsidRDefault="00945EE2" w:rsidP="00945EE2">
      <w:pPr>
        <w:pStyle w:val="Caption"/>
        <w:jc w:val="center"/>
      </w:pPr>
      <w:r>
        <w:t>R kod za crtanje matrice korelacije</w:t>
      </w:r>
    </w:p>
    <w:p w14:paraId="4432450A" w14:textId="77777777" w:rsidR="00F63204" w:rsidRPr="00F63204" w:rsidRDefault="00F63204" w:rsidP="00F63204">
      <w:pPr>
        <w:jc w:val="both"/>
      </w:pPr>
      <w:r w:rsidRPr="00F63204">
        <w:t>Radi lakše interpretacije rezultata, matrica korelacije je dodatno prikazana grafički pomoću korelacionog dijagrama (heatmap). Ovakav prikaz omogućava brže i jasnije uočavanje jačine i smera veze između pojedinih numeričkih obeležja.</w:t>
      </w:r>
    </w:p>
    <w:p w14:paraId="578F6DEB" w14:textId="77777777" w:rsidR="00F63204" w:rsidRPr="00F63204" w:rsidRDefault="00F63204" w:rsidP="00F63204">
      <w:pPr>
        <w:jc w:val="both"/>
      </w:pPr>
      <w:r w:rsidRPr="00F63204">
        <w:t xml:space="preserve">Sa slike se može primetiti da postoje jake pozitivne korelacije između srodnih atributa, kao što su npr. </w:t>
      </w:r>
      <w:r w:rsidRPr="00F63204">
        <w:rPr>
          <w:i/>
          <w:iCs/>
        </w:rPr>
        <w:t>Finishing, Shot Power, Ball Control, Dribbling</w:t>
      </w:r>
      <w:r w:rsidRPr="00F63204">
        <w:t xml:space="preserve"> i </w:t>
      </w:r>
      <w:r w:rsidRPr="00F63204">
        <w:rPr>
          <w:i/>
          <w:iCs/>
        </w:rPr>
        <w:t>Short Passing</w:t>
      </w:r>
      <w:r w:rsidRPr="00F63204">
        <w:t xml:space="preserve">, dok su neke promenljive, poput </w:t>
      </w:r>
      <w:r w:rsidRPr="00F63204">
        <w:rPr>
          <w:i/>
          <w:iCs/>
        </w:rPr>
        <w:t>Rank</w:t>
      </w:r>
      <w:r w:rsidRPr="00F63204">
        <w:t xml:space="preserve">, u negativnoj korelaciji sa većinom ostalih atributa, uključujući i </w:t>
      </w:r>
      <w:r w:rsidRPr="00F63204">
        <w:rPr>
          <w:b/>
          <w:bCs/>
        </w:rPr>
        <w:t>OVR</w:t>
      </w:r>
      <w:r w:rsidRPr="00F63204">
        <w:t>. Takođe se uočavaju grupe obeležja koja mere slične sposobnosti igrača, što ukazuje na postojanje redundanse među pojedinim promenljivim.</w:t>
      </w:r>
    </w:p>
    <w:p w14:paraId="3478AFAE" w14:textId="67EB8CC3" w:rsidR="00F63204" w:rsidRPr="00F63204" w:rsidRDefault="00F63204" w:rsidP="00F63204">
      <w:pPr>
        <w:jc w:val="both"/>
      </w:pPr>
      <w:r w:rsidRPr="00F63204">
        <w:t>Ovakav grafički prikaz je posebno koristan za identifikaciju najvažnijih atributa, ali i za uočavanje visoko korelisanih promenljivih koje se mogu razmotriti za uklanjanje ili objedinjavanje u daljoj analizi.</w:t>
      </w:r>
      <w:r w:rsidR="00654F5D">
        <w:tab/>
      </w:r>
    </w:p>
    <w:p w14:paraId="21F2B860" w14:textId="36513B62" w:rsidR="00C02F81" w:rsidRDefault="00054DA3" w:rsidP="00054DA3">
      <w:pPr>
        <w:pStyle w:val="Heading2"/>
      </w:pPr>
      <w:bookmarkStart w:id="51" w:name="_Toc222236737"/>
      <w:bookmarkStart w:id="52" w:name="_Toc222237963"/>
      <w:r>
        <w:lastRenderedPageBreak/>
        <w:t>Promena kategorijskih u faktor promenljive</w:t>
      </w:r>
      <w:bookmarkEnd w:id="51"/>
      <w:bookmarkEnd w:id="52"/>
    </w:p>
    <w:p w14:paraId="68EC2B32"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attackers_data$GENDER &lt;- as.factor(attackers_data$GENDER)</w:t>
      </w:r>
    </w:p>
    <w:p w14:paraId="47420CF5"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attackers_data$Position &lt;- as.factor(attackers_data$Position)</w:t>
      </w:r>
    </w:p>
    <w:p w14:paraId="4BF7ED24"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attackers_data$Preferred.foot &lt;- as.factor(attackers_data$Preferred.foot)</w:t>
      </w:r>
    </w:p>
    <w:p w14:paraId="01516BA1"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attackers_data$CardType &lt;- as.factor(attackers_data$CardType)</w:t>
      </w:r>
    </w:p>
    <w:p w14:paraId="2B9AA208"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p>
    <w:p w14:paraId="6646DCA1"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midfielders_data$GENDER &lt;- as.factor(midfielders_data$GENDER)</w:t>
      </w:r>
    </w:p>
    <w:p w14:paraId="478AFC05"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midfielders_data$Position &lt;- as.factor(midfielders_data$Position)</w:t>
      </w:r>
    </w:p>
    <w:p w14:paraId="39F320C9" w14:textId="77777777" w:rsidR="0016239D"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midfielders_data$Preferred.foot &lt;- as.factor(midfielders_data$Preferred.foot)</w:t>
      </w:r>
    </w:p>
    <w:p w14:paraId="3D815C43" w14:textId="3F3D981C" w:rsidR="005545A4" w:rsidRPr="0016239D" w:rsidRDefault="0016239D" w:rsidP="0016239D">
      <w:pPr>
        <w:keepNext/>
        <w:pBdr>
          <w:top w:val="single" w:sz="4" w:space="1" w:color="auto"/>
          <w:left w:val="single" w:sz="4" w:space="4" w:color="auto"/>
          <w:bottom w:val="single" w:sz="4" w:space="1" w:color="auto"/>
          <w:right w:val="single" w:sz="4" w:space="4" w:color="auto"/>
        </w:pBdr>
        <w:rPr>
          <w:rFonts w:ascii="Consolas" w:hAnsi="Consolas"/>
          <w:sz w:val="20"/>
          <w:szCs w:val="20"/>
        </w:rPr>
      </w:pPr>
      <w:r w:rsidRPr="0016239D">
        <w:rPr>
          <w:rFonts w:ascii="Consolas" w:hAnsi="Consolas"/>
          <w:sz w:val="20"/>
          <w:szCs w:val="20"/>
        </w:rPr>
        <w:t>midfielders_data$CardType &lt;- as.factor(midfielders_data$CardType)</w:t>
      </w:r>
    </w:p>
    <w:p w14:paraId="2B5B14CA" w14:textId="63C5CD04" w:rsidR="00054DA3" w:rsidRDefault="005545A4" w:rsidP="005545A4">
      <w:pPr>
        <w:pStyle w:val="Caption"/>
        <w:jc w:val="center"/>
      </w:pPr>
      <w:r>
        <w:t>R Kod za promenu kategorijskih u faktor promenljive</w:t>
      </w:r>
    </w:p>
    <w:p w14:paraId="311FA02D" w14:textId="77777777" w:rsidR="005F36E3" w:rsidRDefault="005F36E3" w:rsidP="00CB6DF2">
      <w:pPr>
        <w:jc w:val="both"/>
      </w:pPr>
    </w:p>
    <w:p w14:paraId="79AF6C27" w14:textId="77777777" w:rsidR="00CB6DF2" w:rsidRPr="00CB6DF2" w:rsidRDefault="00CB6DF2" w:rsidP="00CB6DF2">
      <w:pPr>
        <w:jc w:val="both"/>
      </w:pPr>
      <w:r w:rsidRPr="00CB6DF2">
        <w:t xml:space="preserve">U završnom koraku EDA izvršena je transformacija kategorijskih promenljivih u </w:t>
      </w:r>
      <w:r w:rsidRPr="00CB6DF2">
        <w:rPr>
          <w:i/>
          <w:iCs/>
        </w:rPr>
        <w:t>factor</w:t>
      </w:r>
      <w:r w:rsidRPr="00CB6DF2">
        <w:t xml:space="preserve"> tip podataka. Ovim postupkom obeležja kao što su </w:t>
      </w:r>
      <w:r w:rsidRPr="00CB6DF2">
        <w:rPr>
          <w:i/>
          <w:iCs/>
        </w:rPr>
        <w:t>GENDER, Position, Preferred foot</w:t>
      </w:r>
      <w:r w:rsidRPr="00CB6DF2">
        <w:t xml:space="preserve"> i </w:t>
      </w:r>
      <w:r w:rsidRPr="00CB6DF2">
        <w:rPr>
          <w:i/>
          <w:iCs/>
        </w:rPr>
        <w:t>CardType</w:t>
      </w:r>
      <w:r w:rsidRPr="00CB6DF2">
        <w:t xml:space="preserve"> pravilno su definisana kao kategorijska, čime je omogućena njihova ispravna obrada u daljoj analizi i prilikom izgradnje modela.</w:t>
      </w:r>
    </w:p>
    <w:p w14:paraId="59D516FE" w14:textId="77777777" w:rsidR="00CB6DF2" w:rsidRPr="00CB6DF2" w:rsidRDefault="00CB6DF2" w:rsidP="00CB6DF2">
      <w:pPr>
        <w:jc w:val="both"/>
      </w:pPr>
      <w:r w:rsidRPr="00CB6DF2">
        <w:t>Ova transformacija je neophodna jer se na taj način jasno razdvaja numerička i kategorijska priroda podataka, a algoritmi za analizu i modelovanje mogu pravilno da interpretiraju ove promenljive kao diskretne kategorije, a ne kao numeričke vrednosti.</w:t>
      </w:r>
    </w:p>
    <w:p w14:paraId="424DF10D" w14:textId="77777777" w:rsidR="00CB6DF2" w:rsidRPr="00CB6DF2" w:rsidRDefault="00CB6DF2" w:rsidP="00CB6DF2"/>
    <w:p w14:paraId="618AAED2" w14:textId="77777777" w:rsidR="00C02F81" w:rsidRDefault="00C02F81" w:rsidP="00C02F81"/>
    <w:p w14:paraId="3622B087" w14:textId="77777777" w:rsidR="00B30B68" w:rsidRDefault="00B30B68" w:rsidP="00C02F81"/>
    <w:p w14:paraId="48B3CDAD" w14:textId="77777777" w:rsidR="00B30B68" w:rsidRDefault="00B30B68" w:rsidP="00C02F81"/>
    <w:p w14:paraId="7EFB220E" w14:textId="77777777" w:rsidR="00B30B68" w:rsidRDefault="00B30B68" w:rsidP="00C02F81"/>
    <w:p w14:paraId="277D6507" w14:textId="77777777" w:rsidR="00B30B68" w:rsidRDefault="00B30B68" w:rsidP="00C02F81"/>
    <w:p w14:paraId="6BA56690" w14:textId="77777777" w:rsidR="00B30B68" w:rsidRDefault="00B30B68" w:rsidP="00C02F81"/>
    <w:p w14:paraId="4EBD4E5C" w14:textId="77777777" w:rsidR="00B30B68" w:rsidRDefault="00B30B68" w:rsidP="00C02F81"/>
    <w:p w14:paraId="2F42701C" w14:textId="77777777" w:rsidR="00B30B68" w:rsidRDefault="00B30B68" w:rsidP="00C02F81"/>
    <w:p w14:paraId="65A843C4" w14:textId="77777777" w:rsidR="00B30B68" w:rsidRDefault="00B30B68" w:rsidP="00C02F81"/>
    <w:p w14:paraId="6186E792" w14:textId="11240C7B" w:rsidR="00B30B68" w:rsidRDefault="00B30B68" w:rsidP="00B30B68">
      <w:pPr>
        <w:pStyle w:val="Heading1"/>
      </w:pPr>
      <w:bookmarkStart w:id="53" w:name="_Toc222236738"/>
      <w:bookmarkStart w:id="54" w:name="_Toc222237964"/>
      <w:r w:rsidRPr="00B30B68">
        <w:lastRenderedPageBreak/>
        <w:t>Feature engineering</w:t>
      </w:r>
      <w:bookmarkEnd w:id="53"/>
      <w:bookmarkEnd w:id="54"/>
    </w:p>
    <w:p w14:paraId="58D1EE4D" w14:textId="7F45DE09" w:rsidR="00B30B68" w:rsidRDefault="00B30B68" w:rsidP="00B30B68">
      <w:pPr>
        <w:pStyle w:val="Heading2"/>
      </w:pPr>
      <w:bookmarkStart w:id="55" w:name="_Toc222236739"/>
      <w:bookmarkStart w:id="56" w:name="_Toc222237965"/>
      <w:r>
        <w:t>Feature Selection</w:t>
      </w:r>
      <w:r w:rsidR="005713DB">
        <w:t xml:space="preserve"> - Napadači</w:t>
      </w:r>
      <w:bookmarkEnd w:id="55"/>
      <w:bookmarkEnd w:id="56"/>
    </w:p>
    <w:p w14:paraId="30E8B3AB" w14:textId="77777777" w:rsidR="00442F70" w:rsidRPr="00442F70" w:rsidRDefault="00442F70" w:rsidP="00442F70">
      <w:r w:rsidRPr="00442F70">
        <w:t xml:space="preserve">Feature selection se bavi izborom najbitnijih obeležja (feature-a) koji će se koristiti za dalju analizu i izgradnju modela. Cilj ove faze je da se zadrže samo oni atributi koji imaju realan uticaj na ciljno obeležje </w:t>
      </w:r>
      <w:r w:rsidRPr="00442F70">
        <w:rPr>
          <w:b/>
          <w:bCs/>
        </w:rPr>
        <w:t>OVR</w:t>
      </w:r>
      <w:r w:rsidRPr="00442F70">
        <w:t>, dok se ostali uklone kako bi se smanjila složenost modela i izbeglo overfittovanje.</w:t>
      </w:r>
    </w:p>
    <w:p w14:paraId="6A41872D" w14:textId="4BCC6183" w:rsidR="00442F70" w:rsidRDefault="00442F70" w:rsidP="00442F70">
      <w:r w:rsidRPr="00442F70">
        <w:t xml:space="preserve">Na osnovu prethodne EDA analize, korelacija i grafičkih prikaza, mogli smo da uočimo koji atributi imaju najveći uticaj na </w:t>
      </w:r>
      <w:r w:rsidRPr="00442F70">
        <w:rPr>
          <w:b/>
          <w:bCs/>
        </w:rPr>
        <w:t>OVR</w:t>
      </w:r>
      <w:r w:rsidRPr="00442F70">
        <w:t xml:space="preserve">. </w:t>
      </w:r>
    </w:p>
    <w:p w14:paraId="62DC5CE2" w14:textId="77777777" w:rsidR="00473C77" w:rsidRPr="00473C77" w:rsidRDefault="00473C77" w:rsidP="00473C77">
      <w:r w:rsidRPr="00473C77">
        <w:t>Kao najznačajniji feature-i za napadače izdvajaju se:</w:t>
      </w:r>
    </w:p>
    <w:p w14:paraId="3AE437DF" w14:textId="77777777" w:rsidR="00473C77" w:rsidRPr="00473C77" w:rsidRDefault="00473C77" w:rsidP="00473C77">
      <w:pPr>
        <w:numPr>
          <w:ilvl w:val="0"/>
          <w:numId w:val="31"/>
        </w:numPr>
      </w:pPr>
      <w:r w:rsidRPr="00473C77">
        <w:t>Finishing</w:t>
      </w:r>
    </w:p>
    <w:p w14:paraId="604043D2" w14:textId="77777777" w:rsidR="00473C77" w:rsidRPr="00473C77" w:rsidRDefault="00473C77" w:rsidP="00473C77">
      <w:pPr>
        <w:numPr>
          <w:ilvl w:val="0"/>
          <w:numId w:val="31"/>
        </w:numPr>
      </w:pPr>
      <w:r w:rsidRPr="00473C77">
        <w:t>Positioning</w:t>
      </w:r>
    </w:p>
    <w:p w14:paraId="1C76B904" w14:textId="77777777" w:rsidR="00473C77" w:rsidRPr="00473C77" w:rsidRDefault="00473C77" w:rsidP="00473C77">
      <w:pPr>
        <w:numPr>
          <w:ilvl w:val="0"/>
          <w:numId w:val="31"/>
        </w:numPr>
      </w:pPr>
      <w:r w:rsidRPr="00473C77">
        <w:t>Shooting (SHO)</w:t>
      </w:r>
    </w:p>
    <w:p w14:paraId="11A48D3F" w14:textId="77777777" w:rsidR="00473C77" w:rsidRPr="00473C77" w:rsidRDefault="00473C77" w:rsidP="00473C77">
      <w:pPr>
        <w:numPr>
          <w:ilvl w:val="0"/>
          <w:numId w:val="31"/>
        </w:numPr>
      </w:pPr>
      <w:r w:rsidRPr="00473C77">
        <w:t>Ball Control</w:t>
      </w:r>
    </w:p>
    <w:p w14:paraId="70CB659A" w14:textId="77777777" w:rsidR="00473C77" w:rsidRPr="00473C77" w:rsidRDefault="00473C77" w:rsidP="00473C77">
      <w:pPr>
        <w:numPr>
          <w:ilvl w:val="0"/>
          <w:numId w:val="31"/>
        </w:numPr>
      </w:pPr>
      <w:r w:rsidRPr="00473C77">
        <w:t>Dribbling (DRI)</w:t>
      </w:r>
    </w:p>
    <w:p w14:paraId="4605BC3B" w14:textId="77777777" w:rsidR="00473C77" w:rsidRPr="00473C77" w:rsidRDefault="00473C77" w:rsidP="00473C77">
      <w:pPr>
        <w:numPr>
          <w:ilvl w:val="0"/>
          <w:numId w:val="31"/>
        </w:numPr>
      </w:pPr>
      <w:r w:rsidRPr="00473C77">
        <w:t>Reactions</w:t>
      </w:r>
    </w:p>
    <w:p w14:paraId="651303DD" w14:textId="77777777" w:rsidR="00473C77" w:rsidRPr="00473C77" w:rsidRDefault="00473C77" w:rsidP="00473C77">
      <w:pPr>
        <w:numPr>
          <w:ilvl w:val="0"/>
          <w:numId w:val="31"/>
        </w:numPr>
      </w:pPr>
      <w:r w:rsidRPr="00473C77">
        <w:t>Shot Power</w:t>
      </w:r>
    </w:p>
    <w:p w14:paraId="25882CB9" w14:textId="77777777" w:rsidR="00473C77" w:rsidRPr="00473C77" w:rsidRDefault="00473C77" w:rsidP="00473C77">
      <w:pPr>
        <w:numPr>
          <w:ilvl w:val="0"/>
          <w:numId w:val="31"/>
        </w:numPr>
      </w:pPr>
      <w:r w:rsidRPr="00473C77">
        <w:t>Long Shots</w:t>
      </w:r>
    </w:p>
    <w:p w14:paraId="74287D36" w14:textId="77777777" w:rsidR="00473C77" w:rsidRPr="00473C77" w:rsidRDefault="00473C77" w:rsidP="00473C77">
      <w:pPr>
        <w:numPr>
          <w:ilvl w:val="0"/>
          <w:numId w:val="31"/>
        </w:numPr>
      </w:pPr>
      <w:r w:rsidRPr="00473C77">
        <w:t>Short Passing</w:t>
      </w:r>
    </w:p>
    <w:p w14:paraId="50586FCF" w14:textId="77777777" w:rsidR="00473C77" w:rsidRPr="00473C77" w:rsidRDefault="00473C77" w:rsidP="00473C77">
      <w:pPr>
        <w:numPr>
          <w:ilvl w:val="0"/>
          <w:numId w:val="31"/>
        </w:numPr>
      </w:pPr>
      <w:r w:rsidRPr="00473C77">
        <w:t>Crossing</w:t>
      </w:r>
    </w:p>
    <w:p w14:paraId="6BC64751" w14:textId="77777777" w:rsidR="00473C77" w:rsidRPr="00473C77" w:rsidRDefault="00473C77" w:rsidP="00473C77">
      <w:r w:rsidRPr="00473C77">
        <w:t xml:space="preserve">Ovi atributi pokazuju veoma jaku pozitivnu korelaciju sa </w:t>
      </w:r>
      <w:r w:rsidRPr="00473C77">
        <w:rPr>
          <w:b/>
          <w:bCs/>
        </w:rPr>
        <w:t>OVR</w:t>
      </w:r>
      <w:r w:rsidRPr="00473C77">
        <w:t>, što potvrđuje da se kvalitet napadača najviše ogleda u njegovim završnim i ofanzivnim sposobnostima.</w:t>
      </w:r>
    </w:p>
    <w:p w14:paraId="5A450E38" w14:textId="77777777" w:rsidR="00D32503" w:rsidRPr="00D32503" w:rsidRDefault="00D32503" w:rsidP="00D32503">
      <w:r w:rsidRPr="00D32503">
        <w:t xml:space="preserve">Takođe, kolone </w:t>
      </w:r>
      <w:r w:rsidRPr="00D32503">
        <w:rPr>
          <w:b/>
          <w:bCs/>
        </w:rPr>
        <w:t>ID</w:t>
      </w:r>
      <w:r w:rsidRPr="00D32503">
        <w:t xml:space="preserve"> i </w:t>
      </w:r>
      <w:r w:rsidRPr="00D32503">
        <w:rPr>
          <w:b/>
          <w:bCs/>
        </w:rPr>
        <w:t>Rank</w:t>
      </w:r>
      <w:r w:rsidRPr="00D32503">
        <w:t xml:space="preserve"> se uklanjaju jer ne predstavljaju stvarne prediktore – </w:t>
      </w:r>
      <w:r w:rsidRPr="00D32503">
        <w:rPr>
          <w:b/>
          <w:bCs/>
        </w:rPr>
        <w:t>ID</w:t>
      </w:r>
      <w:r w:rsidRPr="00D32503">
        <w:t xml:space="preserve"> je samo identifikator, dok je </w:t>
      </w:r>
      <w:r w:rsidRPr="00D32503">
        <w:rPr>
          <w:b/>
          <w:bCs/>
        </w:rPr>
        <w:t>Rank</w:t>
      </w:r>
      <w:r w:rsidRPr="00D32503">
        <w:t xml:space="preserve"> izvedena informacija koja direktno zavisi od </w:t>
      </w:r>
      <w:r w:rsidRPr="00D32503">
        <w:rPr>
          <w:b/>
          <w:bCs/>
        </w:rPr>
        <w:t>OVR</w:t>
      </w:r>
      <w:r w:rsidRPr="00D32503">
        <w:t xml:space="preserve"> i ne treba da se koristi kao ulaz u model.</w:t>
      </w:r>
    </w:p>
    <w:p w14:paraId="3B115796" w14:textId="178BDF52" w:rsidR="00D32503" w:rsidRDefault="00D32503" w:rsidP="00B30B68">
      <w:r w:rsidRPr="00D32503">
        <w:t>Nakon ovog koraka, skup podataka za napadače sadrži uglavnom tehničke i ofanzivne atribute koji imaju najveći uticaj na ukupni rejting.</w:t>
      </w:r>
    </w:p>
    <w:p w14:paraId="498AA0B8" w14:textId="6C2CEB20" w:rsidR="00D32503" w:rsidRDefault="00D32503" w:rsidP="00D32503">
      <w:pPr>
        <w:pStyle w:val="Heading2"/>
      </w:pPr>
      <w:bookmarkStart w:id="57" w:name="_Toc222236740"/>
      <w:bookmarkStart w:id="58" w:name="_Toc222237966"/>
      <w:r>
        <w:lastRenderedPageBreak/>
        <w:t>Feature Selection – Veznjaci</w:t>
      </w:r>
      <w:bookmarkEnd w:id="57"/>
      <w:bookmarkEnd w:id="58"/>
    </w:p>
    <w:p w14:paraId="4DC77612" w14:textId="77777777" w:rsidR="009C55B4" w:rsidRPr="009C55B4" w:rsidRDefault="009C55B4" w:rsidP="009C55B4">
      <w:r w:rsidRPr="009C55B4">
        <w:t xml:space="preserve">Kod veznjaka je situacija nešto drugačija. Na osnovu EDA analize, može se uočiti da </w:t>
      </w:r>
      <w:r w:rsidRPr="009C55B4">
        <w:rPr>
          <w:b/>
          <w:bCs/>
        </w:rPr>
        <w:t>OVR</w:t>
      </w:r>
      <w:r w:rsidRPr="009C55B4">
        <w:t xml:space="preserve"> kod veznih igrača zavisi ne samo od ofanzivnih, već i od organizacionih i pas-igračkih sposobnosti.</w:t>
      </w:r>
    </w:p>
    <w:p w14:paraId="780980A1" w14:textId="77777777" w:rsidR="009C55B4" w:rsidRPr="009C55B4" w:rsidRDefault="009C55B4" w:rsidP="009C55B4">
      <w:r w:rsidRPr="009C55B4">
        <w:t>Najznačajniji feature-i za veznjake su:</w:t>
      </w:r>
    </w:p>
    <w:p w14:paraId="1F989681" w14:textId="77777777" w:rsidR="009C55B4" w:rsidRPr="009C55B4" w:rsidRDefault="009C55B4" w:rsidP="009C55B4">
      <w:pPr>
        <w:numPr>
          <w:ilvl w:val="0"/>
          <w:numId w:val="32"/>
        </w:numPr>
      </w:pPr>
      <w:r w:rsidRPr="009C55B4">
        <w:t>Short Passing</w:t>
      </w:r>
    </w:p>
    <w:p w14:paraId="3BD289A3" w14:textId="77777777" w:rsidR="009C55B4" w:rsidRPr="009C55B4" w:rsidRDefault="009C55B4" w:rsidP="009C55B4">
      <w:pPr>
        <w:numPr>
          <w:ilvl w:val="0"/>
          <w:numId w:val="32"/>
        </w:numPr>
      </w:pPr>
      <w:r w:rsidRPr="009C55B4">
        <w:t>Long Passing</w:t>
      </w:r>
    </w:p>
    <w:p w14:paraId="16F70397" w14:textId="77777777" w:rsidR="009C55B4" w:rsidRPr="009C55B4" w:rsidRDefault="009C55B4" w:rsidP="009C55B4">
      <w:pPr>
        <w:numPr>
          <w:ilvl w:val="0"/>
          <w:numId w:val="32"/>
        </w:numPr>
      </w:pPr>
      <w:r w:rsidRPr="009C55B4">
        <w:t>Vision</w:t>
      </w:r>
    </w:p>
    <w:p w14:paraId="1D517560" w14:textId="77777777" w:rsidR="009C55B4" w:rsidRPr="009C55B4" w:rsidRDefault="009C55B4" w:rsidP="009C55B4">
      <w:pPr>
        <w:numPr>
          <w:ilvl w:val="0"/>
          <w:numId w:val="32"/>
        </w:numPr>
      </w:pPr>
      <w:r w:rsidRPr="009C55B4">
        <w:t>Ball Control</w:t>
      </w:r>
    </w:p>
    <w:p w14:paraId="59109C38" w14:textId="77777777" w:rsidR="009C55B4" w:rsidRPr="009C55B4" w:rsidRDefault="009C55B4" w:rsidP="009C55B4">
      <w:pPr>
        <w:numPr>
          <w:ilvl w:val="0"/>
          <w:numId w:val="32"/>
        </w:numPr>
      </w:pPr>
      <w:r w:rsidRPr="009C55B4">
        <w:t>Dribbling</w:t>
      </w:r>
    </w:p>
    <w:p w14:paraId="6D4600F5" w14:textId="77777777" w:rsidR="009C55B4" w:rsidRPr="009C55B4" w:rsidRDefault="009C55B4" w:rsidP="009C55B4">
      <w:pPr>
        <w:numPr>
          <w:ilvl w:val="0"/>
          <w:numId w:val="32"/>
        </w:numPr>
      </w:pPr>
      <w:r w:rsidRPr="009C55B4">
        <w:t>Reactions</w:t>
      </w:r>
    </w:p>
    <w:p w14:paraId="319FB76F" w14:textId="77777777" w:rsidR="009C55B4" w:rsidRPr="009C55B4" w:rsidRDefault="009C55B4" w:rsidP="009C55B4">
      <w:pPr>
        <w:numPr>
          <w:ilvl w:val="0"/>
          <w:numId w:val="32"/>
        </w:numPr>
      </w:pPr>
      <w:r w:rsidRPr="009C55B4">
        <w:t>Positioning</w:t>
      </w:r>
    </w:p>
    <w:p w14:paraId="574CDDB0" w14:textId="77777777" w:rsidR="009C55B4" w:rsidRPr="009C55B4" w:rsidRDefault="009C55B4" w:rsidP="009C55B4">
      <w:pPr>
        <w:numPr>
          <w:ilvl w:val="0"/>
          <w:numId w:val="32"/>
        </w:numPr>
      </w:pPr>
      <w:r w:rsidRPr="009C55B4">
        <w:t>Stamina</w:t>
      </w:r>
    </w:p>
    <w:p w14:paraId="3AE183E7" w14:textId="77777777" w:rsidR="009C55B4" w:rsidRPr="009C55B4" w:rsidRDefault="009C55B4" w:rsidP="009C55B4">
      <w:pPr>
        <w:numPr>
          <w:ilvl w:val="0"/>
          <w:numId w:val="32"/>
        </w:numPr>
      </w:pPr>
      <w:r w:rsidRPr="009C55B4">
        <w:t>Crossing</w:t>
      </w:r>
    </w:p>
    <w:p w14:paraId="788DFC06" w14:textId="77777777" w:rsidR="009C55B4" w:rsidRPr="009C55B4" w:rsidRDefault="009C55B4" w:rsidP="009C55B4">
      <w:pPr>
        <w:numPr>
          <w:ilvl w:val="0"/>
          <w:numId w:val="32"/>
        </w:numPr>
      </w:pPr>
      <w:r w:rsidRPr="009C55B4">
        <w:t>Curve</w:t>
      </w:r>
    </w:p>
    <w:p w14:paraId="581FE4CB" w14:textId="6229C038" w:rsidR="009C55B4" w:rsidRPr="009C55B4" w:rsidRDefault="009C55B4" w:rsidP="009C55B4">
      <w:r w:rsidRPr="009C55B4">
        <w:t xml:space="preserve">Ovi atributi pokazuju visoku korelaciju sa </w:t>
      </w:r>
      <w:r w:rsidRPr="009C55B4">
        <w:rPr>
          <w:b/>
          <w:bCs/>
        </w:rPr>
        <w:t>OVR</w:t>
      </w:r>
      <w:r w:rsidRPr="009C55B4">
        <w:t xml:space="preserve"> i jasno opisuju ulogu veznjaka kao igrača koji povezuje linije tima i organizuje igru.</w:t>
      </w:r>
    </w:p>
    <w:p w14:paraId="5A991F94" w14:textId="77777777" w:rsidR="009C55B4" w:rsidRPr="009C55B4" w:rsidRDefault="009C55B4" w:rsidP="009C55B4">
      <w:r w:rsidRPr="009C55B4">
        <w:t xml:space="preserve">Kolone </w:t>
      </w:r>
      <w:r w:rsidRPr="009C55B4">
        <w:rPr>
          <w:b/>
          <w:bCs/>
        </w:rPr>
        <w:t>ID</w:t>
      </w:r>
      <w:r w:rsidRPr="009C55B4">
        <w:t xml:space="preserve"> i </w:t>
      </w:r>
      <w:r w:rsidRPr="009C55B4">
        <w:rPr>
          <w:b/>
          <w:bCs/>
        </w:rPr>
        <w:t>Rank</w:t>
      </w:r>
      <w:r w:rsidRPr="009C55B4">
        <w:t xml:space="preserve"> se i ovde uklanjaju iz istih razloga kao i kod napadača.</w:t>
      </w:r>
    </w:p>
    <w:p w14:paraId="436ECB0D" w14:textId="474D9FC2" w:rsidR="002E6712" w:rsidRDefault="009C55B4" w:rsidP="00D32503">
      <w:r w:rsidRPr="009C55B4">
        <w:t>Nakon primene feature selection-a, dobijen je pročišćen skup podataka koji sadrži samo najrelevantnije atribute za opis kvaliteta veznjaka.</w:t>
      </w:r>
    </w:p>
    <w:p w14:paraId="7570511E" w14:textId="77777777" w:rsidR="002E6712" w:rsidRDefault="002E6712" w:rsidP="002E6712">
      <w:pPr>
        <w:pStyle w:val="Heading1"/>
      </w:pPr>
      <w:bookmarkStart w:id="59" w:name="_Toc222236741"/>
      <w:bookmarkStart w:id="60" w:name="_Toc222237967"/>
      <w:r>
        <w:t>Treniranje modela</w:t>
      </w:r>
      <w:bookmarkEnd w:id="59"/>
      <w:bookmarkEnd w:id="60"/>
    </w:p>
    <w:p w14:paraId="70E4D878" w14:textId="77777777" w:rsidR="002E6712" w:rsidRDefault="002E6712" w:rsidP="002E6712">
      <w:pPr>
        <w:pStyle w:val="Heading2"/>
      </w:pPr>
      <w:bookmarkStart w:id="61" w:name="_Toc222236742"/>
      <w:bookmarkStart w:id="62" w:name="_Toc222237968"/>
      <w:r>
        <w:t>Priprema skupa podataka</w:t>
      </w:r>
      <w:bookmarkEnd w:id="61"/>
      <w:bookmarkEnd w:id="62"/>
    </w:p>
    <w:p w14:paraId="16515514" w14:textId="77777777" w:rsidR="002E6712" w:rsidRDefault="002E6712" w:rsidP="002E6712">
      <w:r>
        <w:t>Nakon sprovedene eksplorativne analize podataka, čišćenja i transformacije atributa, sledeći korak predstavlja priprema skupa podataka za treniranje prediktivnih modela. Za razliku od nekih drugih problema gde je potrebno izvršiti dodatne transformacije ciljne promenljive, u ovom slučaju nije bilo potrebe za transformacijom OVR rejtinga, jer raspodela vrednosti nije pokazivala izraženu asimetriju niti prisustvo ekstremnih vrednosti koje bi značajno narušile performanse linearnog modela.</w:t>
      </w:r>
    </w:p>
    <w:p w14:paraId="716CCA1C" w14:textId="2A94FD46" w:rsidR="002E6712" w:rsidRDefault="002E6712" w:rsidP="002E6712">
      <w:r>
        <w:lastRenderedPageBreak/>
        <w:t>Skup podataka je podeljen na trening i test skup po standardnoj podeli 80:20. Trening skup korišćen je za izgradnju modela, dok je test skup korišćen za evaluaciju performansi modela na podacima koje model prethodno nije video. Kako bi podela bila reproduktivna, postavljena je seed vrednost 123, nakon čega su indeksi nasumično podeljeni na trening i test skup.</w:t>
      </w:r>
    </w:p>
    <w:p w14:paraId="00877EED" w14:textId="72C6D289"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library(dplyr)</w:t>
      </w:r>
    </w:p>
    <w:p w14:paraId="691D0690"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attackers_model &lt;- attackers_data %&gt;%</w:t>
      </w:r>
    </w:p>
    <w:p w14:paraId="60166547" w14:textId="6F624EC3"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select</w:t>
      </w:r>
      <w:r>
        <w:rPr>
          <w:rFonts w:ascii="Consolas" w:hAnsi="Consolas"/>
          <w:sz w:val="20"/>
          <w:szCs w:val="20"/>
        </w:rPr>
        <w:t>(</w:t>
      </w:r>
      <w:r w:rsidRPr="00A859B8">
        <w:rPr>
          <w:rFonts w:ascii="Consolas" w:hAnsi="Consolas"/>
          <w:sz w:val="20"/>
          <w:szCs w:val="20"/>
        </w:rPr>
        <w:t>OVR,Finishing,Ball.Control,Volleys,Reactions,Dribbling,Age,CardTyp</w:t>
      </w:r>
      <w:r>
        <w:rPr>
          <w:rFonts w:ascii="Consolas" w:hAnsi="Consolas"/>
          <w:sz w:val="20"/>
          <w:szCs w:val="20"/>
        </w:rPr>
        <w:t>e</w:t>
      </w:r>
      <w:r w:rsidRPr="00A859B8">
        <w:rPr>
          <w:rFonts w:ascii="Consolas" w:hAnsi="Consolas"/>
          <w:sz w:val="20"/>
          <w:szCs w:val="20"/>
        </w:rPr>
        <w:t>)</w:t>
      </w:r>
    </w:p>
    <w:p w14:paraId="56382FAE"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midfielders_model &lt;- midfielders_data %&gt;%</w:t>
      </w:r>
    </w:p>
    <w:p w14:paraId="4081C83F" w14:textId="066B4038"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select(OVR,Vision,Short.Passing,Dribbling,Stamina,Balance,Long.Passing,Crossing,Ball.Control,Composure,Reactions,Age,CardType</w:t>
      </w:r>
      <w:r w:rsidRPr="00A859B8">
        <w:rPr>
          <w:rFonts w:ascii="Consolas" w:hAnsi="Consolas"/>
          <w:sz w:val="20"/>
          <w:szCs w:val="20"/>
        </w:rPr>
        <w:t>)</w:t>
      </w:r>
    </w:p>
    <w:p w14:paraId="4DEBFDBD"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set.seed(123)</w:t>
      </w:r>
    </w:p>
    <w:p w14:paraId="7172283B"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 &lt;- nrow(attackers_model)</w:t>
      </w:r>
    </w:p>
    <w:p w14:paraId="437E40D7"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train_index &lt;- sample(seq_len(n), size = 0.8 * n)</w:t>
      </w:r>
    </w:p>
    <w:p w14:paraId="5D8A570A"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train_atc &lt;- attackers_model[train_index, ]</w:t>
      </w:r>
    </w:p>
    <w:p w14:paraId="1F39F9CB"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test_atc &lt;- attackers_model[-train_index, ]</w:t>
      </w:r>
    </w:p>
    <w:p w14:paraId="0E30AE73"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nrow(train_atc)</w:t>
      </w:r>
    </w:p>
    <w:p w14:paraId="4F32C85C" w14:textId="4DAE341F"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nrow(test_atc)</w:t>
      </w:r>
    </w:p>
    <w:p w14:paraId="6A3D4FC1"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set.seed(123)</w:t>
      </w:r>
    </w:p>
    <w:p w14:paraId="4D299340"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 &lt;- nrow(midfielders_model)</w:t>
      </w:r>
    </w:p>
    <w:p w14:paraId="4F02ECEB"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train_index &lt;- sample(seq_len(n), size = 0.8 * n)</w:t>
      </w:r>
    </w:p>
    <w:p w14:paraId="3E47D813"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train_mid &lt;- midfielders_model[train_index, ]</w:t>
      </w:r>
    </w:p>
    <w:p w14:paraId="65392F89"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test_mid &lt;- midfielders_model[-train_index, ]</w:t>
      </w:r>
    </w:p>
    <w:p w14:paraId="5DE1846B"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nrow(train_mid)</w:t>
      </w:r>
    </w:p>
    <w:p w14:paraId="2FA1DB0F"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nrow(test_mid)</w:t>
      </w:r>
    </w:p>
    <w:p w14:paraId="6F5D8E49"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p>
    <w:p w14:paraId="73287D6E" w14:textId="77777777" w:rsidR="00A859B8" w:rsidRPr="00A859B8"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true_ovr_atc &lt;- test_atc$OVR</w:t>
      </w:r>
    </w:p>
    <w:p w14:paraId="391A7902" w14:textId="0ED825A8" w:rsidR="007A2E6E" w:rsidRPr="007A2E6E" w:rsidRDefault="00A859B8" w:rsidP="007A2E6E">
      <w:pPr>
        <w:pBdr>
          <w:top w:val="single" w:sz="4" w:space="1" w:color="auto"/>
          <w:left w:val="single" w:sz="4" w:space="4" w:color="auto"/>
          <w:bottom w:val="single" w:sz="4" w:space="1" w:color="auto"/>
          <w:right w:val="single" w:sz="4" w:space="4" w:color="auto"/>
        </w:pBdr>
        <w:rPr>
          <w:rFonts w:ascii="Consolas" w:hAnsi="Consolas"/>
          <w:sz w:val="20"/>
          <w:szCs w:val="20"/>
        </w:rPr>
      </w:pPr>
      <w:r w:rsidRPr="00A859B8">
        <w:rPr>
          <w:rFonts w:ascii="Consolas" w:hAnsi="Consolas"/>
          <w:sz w:val="20"/>
          <w:szCs w:val="20"/>
        </w:rPr>
        <w:t>true_ovr_mid &lt;- test_mid$OVR</w:t>
      </w:r>
      <w:r w:rsidR="007A2E6E">
        <w:rPr>
          <w:rFonts w:ascii="Consolas" w:hAnsi="Consolas"/>
          <w:sz w:val="20"/>
          <w:szCs w:val="20"/>
        </w:rPr>
        <w:br/>
      </w:r>
    </w:p>
    <w:p w14:paraId="20BBB798" w14:textId="6AAF4A5E" w:rsidR="00D97F67" w:rsidRPr="00D97F67" w:rsidRDefault="00D97F67" w:rsidP="00AB60F7">
      <w:pPr>
        <w:pStyle w:val="Caption"/>
        <w:jc w:val="center"/>
      </w:pPr>
      <w:r>
        <w:t xml:space="preserve">R dok </w:t>
      </w:r>
      <w:r w:rsidR="00606288">
        <w:t xml:space="preserve">podele skupa na train </w:t>
      </w:r>
      <w:r w:rsidR="00AB60F7">
        <w:t>i testni skup</w:t>
      </w:r>
    </w:p>
    <w:p w14:paraId="30BBD174" w14:textId="77777777" w:rsidR="007212D2" w:rsidRPr="007212D2" w:rsidRDefault="007212D2" w:rsidP="007212D2">
      <w:pPr>
        <w:pStyle w:val="Heading2"/>
      </w:pPr>
      <w:bookmarkStart w:id="63" w:name="_Toc222236743"/>
      <w:bookmarkStart w:id="64" w:name="_Toc222237969"/>
      <w:r w:rsidRPr="007212D2">
        <w:lastRenderedPageBreak/>
        <w:t>Linearna regresija</w:t>
      </w:r>
      <w:bookmarkEnd w:id="63"/>
      <w:bookmarkEnd w:id="64"/>
    </w:p>
    <w:p w14:paraId="305F1354" w14:textId="77777777" w:rsidR="007212D2" w:rsidRPr="007212D2" w:rsidRDefault="007212D2" w:rsidP="007212D2">
      <w:r w:rsidRPr="007212D2">
        <w:t xml:space="preserve">Za predikciju OVR rejtinga igrača korišćena je </w:t>
      </w:r>
      <w:r w:rsidRPr="007212D2">
        <w:rPr>
          <w:b/>
          <w:bCs/>
        </w:rPr>
        <w:t>linearna regresija</w:t>
      </w:r>
      <w:r w:rsidRPr="007212D2">
        <w:t>, kao jedan od najjednostavnijih i najinterpretabilnijih metoda prediktivnog modelovanja. Prednost linearne regresije ogleda se u mogućnosti jasnog tumačenja uticaja pojedinačnih atributa na ciljnu promenljivu, odnosno ukupni rejting igrača.</w:t>
      </w:r>
    </w:p>
    <w:p w14:paraId="4A753C3B" w14:textId="77777777" w:rsidR="007212D2" w:rsidRPr="007212D2" w:rsidRDefault="007212D2" w:rsidP="007212D2">
      <w:r w:rsidRPr="007212D2">
        <w:t>Linearna regresija pretpostavlja linearnu vezu između prediktora i ciljne promenljive, što u realnim podacima ne mora uvek biti potpuno ispunjeno. Međutim, i u situacijama kada grafički prikaz ne pokazuje savršenu linearnost, model može uspešno proceniti prosečan uticaj pojedinačnih atributa na OVR rejting.</w:t>
      </w:r>
    </w:p>
    <w:p w14:paraId="5AC7DA76" w14:textId="17039D72" w:rsidR="00C00414" w:rsidRDefault="007212D2" w:rsidP="007212D2">
      <w:r w:rsidRPr="007212D2">
        <w:t>U radu su modeli konstruisani postepenim uključivanjem atributa, počevši od atributa sa najvećom korelacijom sa OVR rejtingom, a zatim dodavanjem novih prediktora kako bi se analiziralo njihovo pojedinačno i zajedničko delovanje na performanse modela.</w:t>
      </w:r>
    </w:p>
    <w:p w14:paraId="40BA413D" w14:textId="77777777" w:rsidR="00C00414" w:rsidRPr="00C00414" w:rsidRDefault="00C00414" w:rsidP="00C00414">
      <w:pPr>
        <w:pStyle w:val="Heading2"/>
      </w:pPr>
      <w:bookmarkStart w:id="65" w:name="_Toc222236744"/>
      <w:bookmarkStart w:id="66" w:name="_Toc222237970"/>
      <w:r w:rsidRPr="00C00414">
        <w:t>Evaluacija modela</w:t>
      </w:r>
      <w:bookmarkEnd w:id="65"/>
      <w:bookmarkEnd w:id="66"/>
    </w:p>
    <w:p w14:paraId="44658D5D" w14:textId="77777777" w:rsidR="00C00414" w:rsidRPr="00C00414" w:rsidRDefault="00C00414" w:rsidP="00C00414">
      <w:r w:rsidRPr="00C00414">
        <w:t>Performanse modela procenjivane su korišćenjem standardnih evaluacionih metrika:</w:t>
      </w:r>
    </w:p>
    <w:p w14:paraId="06ECF837" w14:textId="77777777" w:rsidR="00C00414" w:rsidRPr="00C00414" w:rsidRDefault="00C00414" w:rsidP="00C00414">
      <w:pPr>
        <w:numPr>
          <w:ilvl w:val="0"/>
          <w:numId w:val="34"/>
        </w:numPr>
      </w:pPr>
      <w:r w:rsidRPr="00C00414">
        <w:rPr>
          <w:b/>
          <w:bCs/>
        </w:rPr>
        <w:t>RMSE (Root Mean Squared Error)</w:t>
      </w:r>
      <w:r w:rsidRPr="00C00414">
        <w:t xml:space="preserve"> – meri prosečnu veličinu greške predikcije</w:t>
      </w:r>
    </w:p>
    <w:p w14:paraId="4BFAF7C6" w14:textId="77777777" w:rsidR="00C00414" w:rsidRPr="00C00414" w:rsidRDefault="00C00414" w:rsidP="00C00414">
      <w:pPr>
        <w:numPr>
          <w:ilvl w:val="0"/>
          <w:numId w:val="34"/>
        </w:numPr>
      </w:pPr>
      <w:r w:rsidRPr="00C00414">
        <w:rPr>
          <w:b/>
          <w:bCs/>
        </w:rPr>
        <w:t>MAE (Mean Absolute Error)</w:t>
      </w:r>
      <w:r w:rsidRPr="00C00414">
        <w:t xml:space="preserve"> – meri prosečno apsolutno odstupanje predikcije od stvarne vrednosti</w:t>
      </w:r>
    </w:p>
    <w:p w14:paraId="76003DB2" w14:textId="77777777" w:rsidR="00C00414" w:rsidRPr="00C00414" w:rsidRDefault="00C00414" w:rsidP="00C00414">
      <w:r w:rsidRPr="00C00414">
        <w:t>Pored ovih metrika analiziran je i statistički rezime modela, uključujući p-vrednosti prediktora, F-statistiku, kao i Multiple i Adjusted R² koeficijente, koji pokazuju koliki deo varijanse OVR rejtinga model uspeva da objasni.</w:t>
      </w:r>
    </w:p>
    <w:p w14:paraId="024BBC8B" w14:textId="77777777" w:rsidR="00C00414" w:rsidRDefault="00C00414" w:rsidP="00C00414">
      <w:r w:rsidRPr="00C00414">
        <w:t>Cilj analize bio je izbor modela koji najpreciznije predviđa OVR rejting igrača uz što manju grešku predikcije.</w:t>
      </w:r>
    </w:p>
    <w:p w14:paraId="264E2C1E" w14:textId="77777777" w:rsidR="006710F3" w:rsidRPr="006710F3" w:rsidRDefault="006710F3" w:rsidP="006710F3">
      <w:pPr>
        <w:pStyle w:val="Heading2"/>
      </w:pPr>
      <w:bookmarkStart w:id="67" w:name="_Toc222236745"/>
      <w:bookmarkStart w:id="68" w:name="_Toc222237971"/>
      <w:r w:rsidRPr="006710F3">
        <w:t>Modelovanje i treniranje modela</w:t>
      </w:r>
      <w:bookmarkEnd w:id="67"/>
      <w:bookmarkEnd w:id="68"/>
    </w:p>
    <w:p w14:paraId="1FFF3B30" w14:textId="77777777" w:rsidR="006710F3" w:rsidRPr="006710F3" w:rsidRDefault="006710F3" w:rsidP="006710F3">
      <w:pPr>
        <w:pStyle w:val="Heading3"/>
      </w:pPr>
      <w:bookmarkStart w:id="69" w:name="_Toc222236746"/>
      <w:bookmarkStart w:id="70" w:name="_Toc222237972"/>
      <w:r w:rsidRPr="006710F3">
        <w:t>Linearna regresija — napadači</w:t>
      </w:r>
      <w:bookmarkEnd w:id="69"/>
      <w:bookmarkEnd w:id="70"/>
    </w:p>
    <w:p w14:paraId="1D8E746F" w14:textId="77777777" w:rsidR="006710F3" w:rsidRPr="006710F3" w:rsidRDefault="006710F3" w:rsidP="006710F3">
      <w:r w:rsidRPr="006710F3">
        <w:t>Za predviđanje OVR rejtinga napadača korišćena je linearna regresija. Modeli su formirani postepenim dodavanjem novih atributa kako bi se ispitao uticaj svakog atributa na ukupnu prediktivnu sposobnost modela. Cilj ovog pristupa bio je da se identifikuju najvažniji atributi za predviđanje OVR vrednosti i da se formira model sa najboljim performansama.</w:t>
      </w:r>
    </w:p>
    <w:p w14:paraId="3F7DB626" w14:textId="4F1D2F90" w:rsidR="006710F3" w:rsidRPr="006710F3" w:rsidRDefault="006710F3" w:rsidP="006710F3">
      <w:r w:rsidRPr="006710F3">
        <w:t>Prilikom evaluacije modela posmatrane su vrednosti RMSE i MAE, koje mere grešku predikcije, kao i statistički značaj prediktora i koeficijent determinacije.</w:t>
      </w:r>
    </w:p>
    <w:p w14:paraId="54C1A73F" w14:textId="77777777" w:rsidR="006710F3" w:rsidRPr="006710F3" w:rsidRDefault="006710F3" w:rsidP="006710F3">
      <w:pPr>
        <w:pStyle w:val="Heading4"/>
      </w:pPr>
      <w:r w:rsidRPr="006710F3">
        <w:lastRenderedPageBreak/>
        <w:t>Model 1 — Finishing</w:t>
      </w:r>
    </w:p>
    <w:p w14:paraId="2439F4C1" w14:textId="0F9D04D1" w:rsidR="006710F3" w:rsidRPr="006710F3" w:rsidRDefault="006710F3" w:rsidP="006710F3">
      <w:r w:rsidRPr="006710F3">
        <w:t xml:space="preserve">U prvom modelu korišćen je samo atribut </w:t>
      </w:r>
      <w:r w:rsidRPr="006710F3">
        <w:rPr>
          <w:b/>
          <w:bCs/>
        </w:rPr>
        <w:t>Finishing</w:t>
      </w:r>
      <w:r w:rsidRPr="006710F3">
        <w:t>, jer predstavlja jedan od najvažnijih atributa napadača i ima visok uticaj na ukupni rejting.</w:t>
      </w:r>
      <w:r w:rsidR="00C42E29" w:rsidRPr="00C42E29">
        <w:t xml:space="preserve"> </w:t>
      </w:r>
    </w:p>
    <w:p w14:paraId="5E6F53EC" w14:textId="750AAD3F" w:rsidR="006710F3" w:rsidRPr="006710F3" w:rsidRDefault="006710F3" w:rsidP="006710F3">
      <w:r w:rsidRPr="006710F3">
        <w:t>Model pokazuje solidnu prediktivnu sposobnost, ali objašnjava samo deo varijanse OVR rejtinga. Rezultati pokazuju da sam atribut Finishing nije dovoljan za precizno predviđanje ukupnog rejtinga igrača.</w:t>
      </w:r>
      <w:r w:rsidR="00C42E29" w:rsidRPr="00C42E29">
        <w:t xml:space="preserve"> </w:t>
      </w:r>
    </w:p>
    <w:p w14:paraId="5779D3A1"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model_atc_1 &lt;- lm(OVR ~ Finishing, data = train_atc)</w:t>
      </w:r>
    </w:p>
    <w:p w14:paraId="77B8A67F"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pred_atc_1 &lt;- predict(model_atc_1, test_atc)</w:t>
      </w:r>
    </w:p>
    <w:p w14:paraId="01D83C45"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rmse_atc_1 &lt;- sqrt(mean((pred_atc_1 - true_ovr_atc)^2))</w:t>
      </w:r>
    </w:p>
    <w:p w14:paraId="5F8CC65B"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mae_atc_1 &lt;- mean(abs(pred_atc_1 - true_ovr_atc))</w:t>
      </w:r>
    </w:p>
    <w:p w14:paraId="36A2801B"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rmse_atc_1; mae_atc_1</w:t>
      </w:r>
    </w:p>
    <w:p w14:paraId="4F29D0D0" w14:textId="538E4C98"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summary(model_atc_1)</w:t>
      </w:r>
    </w:p>
    <w:p w14:paraId="123CA7E9"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pred_atc_1 &lt;- predict(model_atc_1, test_atc)</w:t>
      </w:r>
    </w:p>
    <w:p w14:paraId="3C026226"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rmse_atc_1 &lt;- sqrt(mean((pred_atc_1 - true_ovr_atc)^2))</w:t>
      </w:r>
    </w:p>
    <w:p w14:paraId="427C10BD"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mae_atc_1 &lt;- mean(abs(pred_atc_1 - true_ovr_atc))</w:t>
      </w:r>
    </w:p>
    <w:p w14:paraId="2C9B00B2"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rmse_atc_1</w:t>
      </w:r>
    </w:p>
    <w:p w14:paraId="517684EE" w14:textId="77777777" w:rsidR="00D97F67" w:rsidRPr="00D97F67"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mae_atc_1</w:t>
      </w:r>
    </w:p>
    <w:p w14:paraId="5CD0A0D6" w14:textId="4AD67740" w:rsidR="00D97F67" w:rsidRPr="006710F3" w:rsidRDefault="00D97F67" w:rsidP="0028550A">
      <w:pPr>
        <w:pBdr>
          <w:top w:val="single" w:sz="4" w:space="1" w:color="auto"/>
          <w:left w:val="single" w:sz="4" w:space="4" w:color="auto"/>
          <w:bottom w:val="single" w:sz="4" w:space="1" w:color="auto"/>
          <w:right w:val="single" w:sz="4" w:space="4" w:color="auto"/>
        </w:pBdr>
        <w:rPr>
          <w:rFonts w:ascii="Consolas" w:hAnsi="Consolas"/>
          <w:sz w:val="20"/>
          <w:szCs w:val="20"/>
        </w:rPr>
      </w:pPr>
      <w:r w:rsidRPr="00D97F67">
        <w:rPr>
          <w:rFonts w:ascii="Consolas" w:hAnsi="Consolas"/>
          <w:sz w:val="20"/>
          <w:szCs w:val="20"/>
        </w:rPr>
        <w:t>summary(model_atc_1)</w:t>
      </w:r>
    </w:p>
    <w:p w14:paraId="46E03523" w14:textId="29B7E16A" w:rsidR="00AB60F7" w:rsidRPr="006710F3" w:rsidRDefault="005A5684" w:rsidP="005A5684">
      <w:pPr>
        <w:pStyle w:val="Caption"/>
        <w:jc w:val="center"/>
      </w:pPr>
      <w:r w:rsidRPr="005A5684">
        <w:t>Implementacija modela 1 i evaluacionih mera (RMSE, MAE, R²) nad test skupom</w:t>
      </w:r>
    </w:p>
    <w:p w14:paraId="6FF36D55" w14:textId="554E0190" w:rsidR="006710F3" w:rsidRPr="006710F3" w:rsidRDefault="003102FA" w:rsidP="006710F3">
      <w:r w:rsidRPr="00C42E29">
        <w:rPr>
          <w:noProof/>
        </w:rPr>
        <w:drawing>
          <wp:anchor distT="0" distB="0" distL="114300" distR="114300" simplePos="0" relativeHeight="251604480" behindDoc="0" locked="0" layoutInCell="1" allowOverlap="1" wp14:anchorId="26311829" wp14:editId="103B2B52">
            <wp:simplePos x="0" y="0"/>
            <wp:positionH relativeFrom="column">
              <wp:posOffset>234950</wp:posOffset>
            </wp:positionH>
            <wp:positionV relativeFrom="paragraph">
              <wp:posOffset>33655</wp:posOffset>
            </wp:positionV>
            <wp:extent cx="4508500" cy="2146300"/>
            <wp:effectExtent l="0" t="0" r="6350" b="6350"/>
            <wp:wrapNone/>
            <wp:docPr id="66679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98439" name=""/>
                    <pic:cNvPicPr/>
                  </pic:nvPicPr>
                  <pic:blipFill>
                    <a:blip r:embed="rId52">
                      <a:extLst>
                        <a:ext uri="{28A0092B-C50C-407E-A947-70E740481C1C}">
                          <a14:useLocalDpi xmlns:a14="http://schemas.microsoft.com/office/drawing/2010/main" val="0"/>
                        </a:ext>
                      </a:extLst>
                    </a:blip>
                    <a:stretch>
                      <a:fillRect/>
                    </a:stretch>
                  </pic:blipFill>
                  <pic:spPr>
                    <a:xfrm>
                      <a:off x="0" y="0"/>
                      <a:ext cx="4508500" cy="2146300"/>
                    </a:xfrm>
                    <a:prstGeom prst="rect">
                      <a:avLst/>
                    </a:prstGeom>
                  </pic:spPr>
                </pic:pic>
              </a:graphicData>
            </a:graphic>
            <wp14:sizeRelV relativeFrom="margin">
              <wp14:pctHeight>0</wp14:pctHeight>
            </wp14:sizeRelV>
          </wp:anchor>
        </w:drawing>
      </w:r>
    </w:p>
    <w:p w14:paraId="3412A66B" w14:textId="5541F4C7" w:rsidR="00C42E29" w:rsidRDefault="00C42E29" w:rsidP="006710F3"/>
    <w:p w14:paraId="40A6794E" w14:textId="4500F6A5" w:rsidR="00C42E29" w:rsidRDefault="00C42E29" w:rsidP="006710F3"/>
    <w:p w14:paraId="084475DE" w14:textId="54EA0DFB" w:rsidR="00C42E29" w:rsidRPr="006710F3" w:rsidRDefault="00C42E29" w:rsidP="006710F3"/>
    <w:p w14:paraId="77EA7A42" w14:textId="77777777" w:rsidR="00C42E29" w:rsidRDefault="00C42E29" w:rsidP="006710F3">
      <w:pPr>
        <w:pStyle w:val="Heading4"/>
      </w:pPr>
    </w:p>
    <w:p w14:paraId="22B5C575" w14:textId="77777777" w:rsidR="00C42E29" w:rsidRDefault="00C42E29" w:rsidP="006710F3">
      <w:pPr>
        <w:pStyle w:val="Heading4"/>
      </w:pPr>
    </w:p>
    <w:p w14:paraId="642EDBC7" w14:textId="77777777" w:rsidR="00C42E29" w:rsidRDefault="00C42E29" w:rsidP="006710F3">
      <w:pPr>
        <w:pStyle w:val="Heading4"/>
      </w:pPr>
    </w:p>
    <w:p w14:paraId="2DF84E3C" w14:textId="62D20039" w:rsidR="001129BC" w:rsidRDefault="00593FD1" w:rsidP="006710F3">
      <w:pPr>
        <w:pStyle w:val="Heading4"/>
      </w:pPr>
      <w:r>
        <w:rPr>
          <w:noProof/>
        </w:rPr>
        <mc:AlternateContent>
          <mc:Choice Requires="wps">
            <w:drawing>
              <wp:anchor distT="0" distB="0" distL="114300" distR="114300" simplePos="0" relativeHeight="251612672" behindDoc="0" locked="0" layoutInCell="1" allowOverlap="1" wp14:anchorId="7AFA6B2E" wp14:editId="19B74D0A">
                <wp:simplePos x="0" y="0"/>
                <wp:positionH relativeFrom="column">
                  <wp:posOffset>266700</wp:posOffset>
                </wp:positionH>
                <wp:positionV relativeFrom="paragraph">
                  <wp:posOffset>93345</wp:posOffset>
                </wp:positionV>
                <wp:extent cx="4508500" cy="209550"/>
                <wp:effectExtent l="0" t="0" r="6350" b="0"/>
                <wp:wrapNone/>
                <wp:docPr id="199337623" name="Text Box 1"/>
                <wp:cNvGraphicFramePr/>
                <a:graphic xmlns:a="http://schemas.openxmlformats.org/drawingml/2006/main">
                  <a:graphicData uri="http://schemas.microsoft.com/office/word/2010/wordprocessingShape">
                    <wps:wsp>
                      <wps:cNvSpPr txBox="1"/>
                      <wps:spPr>
                        <a:xfrm>
                          <a:off x="0" y="0"/>
                          <a:ext cx="4508500" cy="209550"/>
                        </a:xfrm>
                        <a:prstGeom prst="rect">
                          <a:avLst/>
                        </a:prstGeom>
                        <a:solidFill>
                          <a:prstClr val="white"/>
                        </a:solidFill>
                        <a:ln>
                          <a:noFill/>
                        </a:ln>
                      </wps:spPr>
                      <wps:txbx>
                        <w:txbxContent>
                          <w:p w14:paraId="3677A6FD" w14:textId="7C2A5133" w:rsidR="007339BE" w:rsidRPr="00BD362D" w:rsidRDefault="001129BC" w:rsidP="001129BC">
                            <w:pPr>
                              <w:pStyle w:val="Caption"/>
                              <w:jc w:val="center"/>
                            </w:pPr>
                            <w:r>
                              <w:t>Statistički rezime modela 1 za napadače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FA6B2E" id="_x0000_s1036" type="#_x0000_t202" style="position:absolute;margin-left:21pt;margin-top:7.35pt;width:355pt;height:16.5pt;z-index:25161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" stroked="f">
                <v:textbox inset="0,0,0,0">
                  <w:txbxContent>
                    <w:p w14:paraId="3677A6FD" w14:textId="7C2A5133" w:rsidR="007339BE" w:rsidRPr="00BD362D" w:rsidRDefault="001129BC" w:rsidP="001129BC">
                      <w:pPr>
                        <w:pStyle w:val="Caption"/>
                        <w:jc w:val="center"/>
                      </w:pPr>
                      <w:r>
                        <w:t>Statistički rezime modela 1 za napadače</w:t>
                      </w:r>
                    </w:p>
                  </w:txbxContent>
                </v:textbox>
              </v:shape>
            </w:pict>
          </mc:Fallback>
        </mc:AlternateContent>
      </w:r>
    </w:p>
    <w:p w14:paraId="059FC71C" w14:textId="77777777" w:rsidR="00B97A21" w:rsidRDefault="00B97A21">
      <w:pPr>
        <w:rPr>
          <w:rFonts w:eastAsiaTheme="majorEastAsia" w:cstheme="majorBidi"/>
          <w:i/>
          <w:iCs/>
          <w:color w:val="0F4761" w:themeColor="accent1" w:themeShade="BF"/>
        </w:rPr>
      </w:pPr>
      <w:r>
        <w:br w:type="page"/>
      </w:r>
    </w:p>
    <w:p w14:paraId="68B64598" w14:textId="77777777" w:rsidR="006710F3" w:rsidRPr="006710F3" w:rsidRDefault="006710F3" w:rsidP="006710F3">
      <w:pPr>
        <w:pStyle w:val="Heading4"/>
      </w:pPr>
      <w:r w:rsidRPr="006710F3">
        <w:lastRenderedPageBreak/>
        <w:t>Model 2 — Finishing + Ball Control</w:t>
      </w:r>
    </w:p>
    <w:p w14:paraId="3398D1D4" w14:textId="77777777" w:rsidR="006710F3" w:rsidRPr="006710F3" w:rsidRDefault="006710F3" w:rsidP="006710F3">
      <w:r w:rsidRPr="006710F3">
        <w:t xml:space="preserve">U drugom modelu dodat je atribut </w:t>
      </w:r>
      <w:r w:rsidRPr="006710F3">
        <w:rPr>
          <w:b/>
          <w:bCs/>
        </w:rPr>
        <w:t>Ball Control</w:t>
      </w:r>
      <w:r w:rsidRPr="006710F3">
        <w:t>, koji predstavlja tehničku sposobnost igrača u kontroli lopte. Dodavanjem ovog atributa model postiže bolju prediktivnu sposobnost i smanjuje grešku predikcije, što pokazuje da kontrola lopte ima značajan uticaj na ukupni rejting napadača.</w:t>
      </w:r>
    </w:p>
    <w:p w14:paraId="05F70686"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model_atc_2 &lt;- lm(OVR ~ Finishing + Ball.Control, data = train_atc)</w:t>
      </w:r>
    </w:p>
    <w:p w14:paraId="70C1E4B2"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pred_atc_2 &lt;- predict(model_atc_2, test_atc)</w:t>
      </w:r>
    </w:p>
    <w:p w14:paraId="596F6C56"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rmse_atc_2 &lt;- sqrt(mean((pred_atc_2 - true_ovr_atc)^2))</w:t>
      </w:r>
    </w:p>
    <w:p w14:paraId="229BF9D5"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mae_atc_2 &lt;- mean(abs(pred_atc_2 - true_ovr_atc))</w:t>
      </w:r>
    </w:p>
    <w:p w14:paraId="54CC2B02"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rmse_atc_2; mae_atc_2</w:t>
      </w:r>
    </w:p>
    <w:p w14:paraId="379AC245"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summary(model_atc_2)</w:t>
      </w:r>
    </w:p>
    <w:p w14:paraId="471BA30A"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p>
    <w:p w14:paraId="0A4A8589"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pred_atc_2 &lt;- predict(model_atc_2, test_atc)</w:t>
      </w:r>
    </w:p>
    <w:p w14:paraId="67F19682"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rmse_atc_2 &lt;- sqrt(mean((pred_atc_2 - true_ovr_atc)^2))</w:t>
      </w:r>
    </w:p>
    <w:p w14:paraId="3A27ECD7"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mae_atc_2 &lt;- mean(abs(pred_atc_2 - true_ovr_atc))</w:t>
      </w:r>
    </w:p>
    <w:p w14:paraId="28B5D85C"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rmse_atc_2</w:t>
      </w:r>
    </w:p>
    <w:p w14:paraId="633A1C9C" w14:textId="77777777" w:rsidR="00630183" w:rsidRPr="00630183"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mae_atc_2</w:t>
      </w:r>
    </w:p>
    <w:p w14:paraId="4113F8F4" w14:textId="476868AF" w:rsidR="005A5684" w:rsidRDefault="00630183" w:rsidP="00630183">
      <w:pPr>
        <w:pBdr>
          <w:top w:val="single" w:sz="4" w:space="1" w:color="auto"/>
          <w:left w:val="single" w:sz="4" w:space="4" w:color="auto"/>
          <w:bottom w:val="single" w:sz="4" w:space="1" w:color="auto"/>
          <w:right w:val="single" w:sz="4" w:space="4" w:color="auto"/>
        </w:pBdr>
        <w:rPr>
          <w:rFonts w:ascii="Consolas" w:hAnsi="Consolas"/>
          <w:sz w:val="20"/>
          <w:szCs w:val="20"/>
        </w:rPr>
      </w:pPr>
      <w:r w:rsidRPr="00630183">
        <w:rPr>
          <w:rFonts w:ascii="Consolas" w:hAnsi="Consolas"/>
          <w:sz w:val="20"/>
          <w:szCs w:val="20"/>
        </w:rPr>
        <w:t>summary(model_atc_2)</w:t>
      </w:r>
    </w:p>
    <w:p w14:paraId="13C700A5" w14:textId="42080DAA" w:rsidR="00630183" w:rsidRPr="00630183" w:rsidRDefault="00630183" w:rsidP="00630183">
      <w:pPr>
        <w:pStyle w:val="Caption"/>
        <w:jc w:val="center"/>
      </w:pPr>
      <w:r w:rsidRPr="005A5684">
        <w:t xml:space="preserve">Implementacija modela </w:t>
      </w:r>
      <w:r>
        <w:t xml:space="preserve">2 </w:t>
      </w:r>
      <w:r w:rsidRPr="005A5684">
        <w:t>i evaluacionih mera (RMSE, MAE, R²) nad test skupom</w:t>
      </w:r>
    </w:p>
    <w:p w14:paraId="79AC5E4E" w14:textId="0AF77CBE" w:rsidR="00C42E29" w:rsidRDefault="004E6571" w:rsidP="006710F3">
      <w:r w:rsidRPr="00AB25DE">
        <w:rPr>
          <w:noProof/>
        </w:rPr>
        <w:drawing>
          <wp:anchor distT="0" distB="0" distL="114300" distR="114300" simplePos="0" relativeHeight="251608576" behindDoc="0" locked="0" layoutInCell="1" allowOverlap="1" wp14:anchorId="6D6ACF41" wp14:editId="15017AC6">
            <wp:simplePos x="0" y="0"/>
            <wp:positionH relativeFrom="margin">
              <wp:posOffset>390525</wp:posOffset>
            </wp:positionH>
            <wp:positionV relativeFrom="paragraph">
              <wp:posOffset>10160</wp:posOffset>
            </wp:positionV>
            <wp:extent cx="5025390" cy="2228850"/>
            <wp:effectExtent l="0" t="0" r="3810" b="0"/>
            <wp:wrapNone/>
            <wp:docPr id="96883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39918" name=""/>
                    <pic:cNvPicPr/>
                  </pic:nvPicPr>
                  <pic:blipFill>
                    <a:blip r:embed="rId53">
                      <a:extLst>
                        <a:ext uri="{28A0092B-C50C-407E-A947-70E740481C1C}">
                          <a14:useLocalDpi xmlns:a14="http://schemas.microsoft.com/office/drawing/2010/main" val="0"/>
                        </a:ext>
                      </a:extLst>
                    </a:blip>
                    <a:stretch>
                      <a:fillRect/>
                    </a:stretch>
                  </pic:blipFill>
                  <pic:spPr>
                    <a:xfrm>
                      <a:off x="0" y="0"/>
                      <a:ext cx="5029541" cy="2230691"/>
                    </a:xfrm>
                    <a:prstGeom prst="rect">
                      <a:avLst/>
                    </a:prstGeom>
                  </pic:spPr>
                </pic:pic>
              </a:graphicData>
            </a:graphic>
            <wp14:sizeRelH relativeFrom="margin">
              <wp14:pctWidth>0</wp14:pctWidth>
            </wp14:sizeRelH>
            <wp14:sizeRelV relativeFrom="margin">
              <wp14:pctHeight>0</wp14:pctHeight>
            </wp14:sizeRelV>
          </wp:anchor>
        </w:drawing>
      </w:r>
      <w:r w:rsidR="001129BC">
        <w:rPr>
          <w:noProof/>
        </w:rPr>
        <mc:AlternateContent>
          <mc:Choice Requires="wps">
            <w:drawing>
              <wp:anchor distT="0" distB="0" distL="114300" distR="114300" simplePos="0" relativeHeight="251616768" behindDoc="0" locked="0" layoutInCell="1" allowOverlap="1" wp14:anchorId="33E796B5" wp14:editId="7EA5F48B">
                <wp:simplePos x="0" y="0"/>
                <wp:positionH relativeFrom="column">
                  <wp:posOffset>387350</wp:posOffset>
                </wp:positionH>
                <wp:positionV relativeFrom="paragraph">
                  <wp:posOffset>2266950</wp:posOffset>
                </wp:positionV>
                <wp:extent cx="5099050" cy="635"/>
                <wp:effectExtent l="0" t="0" r="0" b="0"/>
                <wp:wrapNone/>
                <wp:docPr id="752957439" name="Text Box 1"/>
                <wp:cNvGraphicFramePr/>
                <a:graphic xmlns:a="http://schemas.openxmlformats.org/drawingml/2006/main">
                  <a:graphicData uri="http://schemas.microsoft.com/office/word/2010/wordprocessingShape">
                    <wps:wsp>
                      <wps:cNvSpPr txBox="1"/>
                      <wps:spPr>
                        <a:xfrm>
                          <a:off x="0" y="0"/>
                          <a:ext cx="5099050" cy="635"/>
                        </a:xfrm>
                        <a:prstGeom prst="rect">
                          <a:avLst/>
                        </a:prstGeom>
                        <a:solidFill>
                          <a:prstClr val="white"/>
                        </a:solidFill>
                        <a:ln>
                          <a:noFill/>
                        </a:ln>
                      </wps:spPr>
                      <wps:txbx>
                        <w:txbxContent>
                          <w:p w14:paraId="20C6A25C" w14:textId="4B4CFEFB" w:rsidR="001129BC" w:rsidRPr="00284892" w:rsidRDefault="001129BC" w:rsidP="001129BC">
                            <w:pPr>
                              <w:pStyle w:val="Caption"/>
                              <w:jc w:val="center"/>
                            </w:pPr>
                            <w:r>
                              <w:t>Statistički rezime modela 2 za napadače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E796B5" id="_x0000_s1037" type="#_x0000_t202" style="position:absolute;margin-left:30.5pt;margin-top:178.5pt;width:401.5pt;height:.05pt;z-index:25161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" stroked="f">
                <v:textbox style="mso-fit-shape-to-text:t" inset="0,0,0,0">
                  <w:txbxContent>
                    <w:p w14:paraId="20C6A25C" w14:textId="4B4CFEFB" w:rsidR="001129BC" w:rsidRPr="00284892" w:rsidRDefault="001129BC" w:rsidP="001129BC">
                      <w:pPr>
                        <w:pStyle w:val="Caption"/>
                        <w:jc w:val="center"/>
                      </w:pPr>
                      <w:r>
                        <w:t>Statistički rezime modela 2 za napadače</w:t>
                      </w:r>
                    </w:p>
                  </w:txbxContent>
                </v:textbox>
              </v:shape>
            </w:pict>
          </mc:Fallback>
        </mc:AlternateContent>
      </w:r>
    </w:p>
    <w:p w14:paraId="0A372F66" w14:textId="47CB5E38" w:rsidR="00C42E29" w:rsidRDefault="00C42E29" w:rsidP="006710F3"/>
    <w:p w14:paraId="7086BCE5" w14:textId="2B898E6B" w:rsidR="00C42E29" w:rsidRDefault="00C42E29" w:rsidP="006710F3"/>
    <w:p w14:paraId="143C1EBC" w14:textId="02D67235" w:rsidR="00C42E29" w:rsidRPr="006710F3" w:rsidRDefault="00C42E29" w:rsidP="006710F3"/>
    <w:p w14:paraId="08B6844A" w14:textId="1F3C056C" w:rsidR="006710F3" w:rsidRPr="006710F3" w:rsidRDefault="006710F3" w:rsidP="006710F3"/>
    <w:p w14:paraId="7B5A4D92" w14:textId="77777777" w:rsidR="00AB25DE" w:rsidRDefault="00AB25DE" w:rsidP="006710F3">
      <w:pPr>
        <w:pStyle w:val="Heading4"/>
      </w:pPr>
    </w:p>
    <w:p w14:paraId="64945F1F" w14:textId="77777777" w:rsidR="001129BC" w:rsidRDefault="001129BC" w:rsidP="006710F3">
      <w:pPr>
        <w:pStyle w:val="Heading4"/>
      </w:pPr>
    </w:p>
    <w:p w14:paraId="118D20AA" w14:textId="77777777" w:rsidR="00630183" w:rsidRPr="00630183" w:rsidRDefault="00630183" w:rsidP="00630183"/>
    <w:p w14:paraId="5CFDCF4A" w14:textId="1CD980A1" w:rsidR="006710F3" w:rsidRPr="006710F3" w:rsidRDefault="006710F3" w:rsidP="006710F3">
      <w:pPr>
        <w:pStyle w:val="Heading4"/>
      </w:pPr>
      <w:r w:rsidRPr="006710F3">
        <w:lastRenderedPageBreak/>
        <w:t>Model 3 — Finishing + Ball Control + Volleys</w:t>
      </w:r>
    </w:p>
    <w:p w14:paraId="100643DF" w14:textId="77777777" w:rsidR="006710F3" w:rsidRPr="006710F3" w:rsidRDefault="006710F3" w:rsidP="006710F3">
      <w:r w:rsidRPr="006710F3">
        <w:t xml:space="preserve">Treći model uključuje atribut </w:t>
      </w:r>
      <w:r w:rsidRPr="006710F3">
        <w:rPr>
          <w:b/>
          <w:bCs/>
        </w:rPr>
        <w:t>Volleys</w:t>
      </w:r>
      <w:r w:rsidRPr="006710F3">
        <w:t>, koji opisuje sposobnost završnice iz voleja. Dodavanjem ovog atributa model dodatno poboljšava predikciju, ali unapređenje modela je umereno u odnosu na prethodni model.</w:t>
      </w:r>
    </w:p>
    <w:p w14:paraId="2EB8AE06"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model_atc_3 &lt;- lm(OVR ~ Finishing + Ball.Control + Volleys, data = train_atc)</w:t>
      </w:r>
    </w:p>
    <w:p w14:paraId="7DF8F2B8"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w:t>
      </w:r>
    </w:p>
    <w:p w14:paraId="5284752E"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pred_atc_3 &lt;- predict(model_atc_3, test_atc)</w:t>
      </w:r>
    </w:p>
    <w:p w14:paraId="3E9034C3"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rmse_atc_3 &lt;- sqrt(mean((pred_atc_3 - true_ovr_atc)^2))</w:t>
      </w:r>
    </w:p>
    <w:p w14:paraId="3D44E885"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mae_atc_3 &lt;- mean(abs(pred_atc_3 - true_ovr_atc))</w:t>
      </w:r>
    </w:p>
    <w:p w14:paraId="1798FB54"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rmse_atc_3</w:t>
      </w:r>
    </w:p>
    <w:p w14:paraId="62EE8427" w14:textId="77777777" w:rsidR="00CF3162" w:rsidRPr="00CF3162"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mae_atc_3</w:t>
      </w:r>
    </w:p>
    <w:p w14:paraId="065F9128" w14:textId="7350C6AC" w:rsidR="00630183" w:rsidRDefault="00CF3162" w:rsidP="00CF3162">
      <w:pPr>
        <w:pBdr>
          <w:top w:val="single" w:sz="4" w:space="1" w:color="auto"/>
          <w:left w:val="single" w:sz="4" w:space="4" w:color="auto"/>
          <w:bottom w:val="single" w:sz="4" w:space="1" w:color="auto"/>
          <w:right w:val="single" w:sz="4" w:space="4" w:color="auto"/>
        </w:pBdr>
        <w:rPr>
          <w:rFonts w:ascii="Consolas" w:hAnsi="Consolas"/>
          <w:sz w:val="20"/>
          <w:szCs w:val="20"/>
        </w:rPr>
      </w:pPr>
      <w:r w:rsidRPr="00CF3162">
        <w:rPr>
          <w:rFonts w:ascii="Consolas" w:hAnsi="Consolas"/>
          <w:sz w:val="20"/>
          <w:szCs w:val="20"/>
        </w:rPr>
        <w:t xml:space="preserve">  summary(model_atc_3)</w:t>
      </w:r>
    </w:p>
    <w:p w14:paraId="0D69FC5C" w14:textId="5FFE7357" w:rsidR="0001560D" w:rsidRPr="00630183" w:rsidRDefault="0001560D" w:rsidP="0001560D">
      <w:pPr>
        <w:pStyle w:val="Caption"/>
        <w:jc w:val="center"/>
      </w:pPr>
      <w:r w:rsidRPr="005A5684">
        <w:t xml:space="preserve">Implementacija modela </w:t>
      </w:r>
      <w:r>
        <w:t xml:space="preserve">3 </w:t>
      </w:r>
      <w:r w:rsidRPr="005A5684">
        <w:t>i evaluacionih mera (RMSE, MAE, R²) nad test skupom</w:t>
      </w:r>
    </w:p>
    <w:p w14:paraId="64270560" w14:textId="77777777" w:rsidR="00CF3162" w:rsidRPr="00CF3162" w:rsidRDefault="00CF3162" w:rsidP="0001560D">
      <w:pPr>
        <w:pStyle w:val="Caption"/>
      </w:pPr>
    </w:p>
    <w:p w14:paraId="1B6C62D7" w14:textId="54251C33" w:rsidR="00121484" w:rsidRPr="006710F3" w:rsidRDefault="00121484" w:rsidP="002451AD">
      <w:pPr>
        <w:keepNext/>
        <w:jc w:val="center"/>
      </w:pPr>
      <w:r w:rsidRPr="00121484">
        <w:rPr>
          <w:noProof/>
        </w:rPr>
        <w:drawing>
          <wp:inline distT="0" distB="0" distL="0" distR="0" wp14:anchorId="2EB7B2D6" wp14:editId="7BDA30BD">
            <wp:extent cx="4921250" cy="2311400"/>
            <wp:effectExtent l="0" t="0" r="0" b="0"/>
            <wp:docPr id="45179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98844" name=""/>
                    <pic:cNvPicPr/>
                  </pic:nvPicPr>
                  <pic:blipFill>
                    <a:blip r:embed="rId54"/>
                    <a:stretch>
                      <a:fillRect/>
                    </a:stretch>
                  </pic:blipFill>
                  <pic:spPr>
                    <a:xfrm>
                      <a:off x="0" y="0"/>
                      <a:ext cx="4921250" cy="2311400"/>
                    </a:xfrm>
                    <a:prstGeom prst="rect">
                      <a:avLst/>
                    </a:prstGeom>
                  </pic:spPr>
                </pic:pic>
              </a:graphicData>
            </a:graphic>
          </wp:inline>
        </w:drawing>
      </w:r>
    </w:p>
    <w:p w14:paraId="791F8C5F" w14:textId="77777777" w:rsidR="00174553" w:rsidRDefault="00174553"/>
    <w:p w14:paraId="77A1D2A0" w14:textId="7467A334" w:rsidR="002451AD" w:rsidRPr="00284892" w:rsidRDefault="002451AD" w:rsidP="002451AD">
      <w:pPr>
        <w:pStyle w:val="Caption"/>
        <w:jc w:val="center"/>
      </w:pPr>
      <w:r>
        <w:t>Statistički rezime modela 3  za napadače</w:t>
      </w:r>
    </w:p>
    <w:p w14:paraId="5B666A66" w14:textId="4DA331B9" w:rsidR="006710F3" w:rsidRPr="006710F3" w:rsidRDefault="006710F3" w:rsidP="006710F3"/>
    <w:p w14:paraId="54BDE85E" w14:textId="77777777" w:rsidR="0001560D" w:rsidRDefault="0001560D" w:rsidP="006710F3">
      <w:pPr>
        <w:pStyle w:val="Heading4"/>
      </w:pPr>
    </w:p>
    <w:p w14:paraId="47C1E320" w14:textId="77777777" w:rsidR="0001560D" w:rsidRDefault="0001560D" w:rsidP="006710F3">
      <w:pPr>
        <w:pStyle w:val="Heading4"/>
      </w:pPr>
    </w:p>
    <w:p w14:paraId="029CAC02" w14:textId="77777777" w:rsidR="0001560D" w:rsidRPr="0001560D" w:rsidRDefault="0001560D" w:rsidP="0001560D"/>
    <w:p w14:paraId="030CA13A" w14:textId="77777777" w:rsidR="006710F3" w:rsidRPr="006710F3" w:rsidRDefault="006710F3" w:rsidP="006710F3">
      <w:pPr>
        <w:pStyle w:val="Heading4"/>
      </w:pPr>
      <w:r w:rsidRPr="006710F3">
        <w:lastRenderedPageBreak/>
        <w:t>Model 4 — Tehnički i fizički atributi</w:t>
      </w:r>
    </w:p>
    <w:p w14:paraId="1691DD34" w14:textId="77777777" w:rsidR="006710F3" w:rsidRPr="006710F3" w:rsidRDefault="006710F3" w:rsidP="006710F3">
      <w:r w:rsidRPr="006710F3">
        <w:t xml:space="preserve">U četvrtom modelu dodati su atributi </w:t>
      </w:r>
      <w:r w:rsidRPr="006710F3">
        <w:rPr>
          <w:b/>
          <w:bCs/>
        </w:rPr>
        <w:t>Reactions, Dribbling i Age</w:t>
      </w:r>
      <w:r w:rsidRPr="006710F3">
        <w:t>, koji opisuju brzinu reakcije igrača, sposobnost driblinga i starost igrača. Ovi atributi značajno poboljšavaju model jer dodatno opisuju performanse igrača i njihovu spremnost na terenu.</w:t>
      </w:r>
    </w:p>
    <w:p w14:paraId="74DFD108" w14:textId="77777777" w:rsidR="006710F3" w:rsidRPr="006710F3" w:rsidRDefault="006710F3" w:rsidP="006710F3">
      <w:r w:rsidRPr="006710F3">
        <w:t>Model pokazuje znatno bolju prediktivnu sposobnost u odnosu na prethodne modele.</w:t>
      </w:r>
    </w:p>
    <w:p w14:paraId="1485ED7F"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model_atc_4 &lt;- lm(</w:t>
      </w:r>
    </w:p>
    <w:p w14:paraId="70F4E88A"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 xml:space="preserve">  OVR ~ Finishing + Ball.Control + Volleys +</w:t>
      </w:r>
    </w:p>
    <w:p w14:paraId="7E89FA4E"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 xml:space="preserve">    Reactions + Dribbling + Age,</w:t>
      </w:r>
    </w:p>
    <w:p w14:paraId="0E546C10"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 xml:space="preserve">  data = train_atc</w:t>
      </w:r>
    </w:p>
    <w:p w14:paraId="57C260AD"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w:t>
      </w:r>
    </w:p>
    <w:p w14:paraId="5703B5E5"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p>
    <w:p w14:paraId="4466055B"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pred_atc_4 &lt;- predict(model_atc_4, test_atc)</w:t>
      </w:r>
    </w:p>
    <w:p w14:paraId="18E854DE"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rmse_atc_4 &lt;- sqrt(mean((pred_atc_4 - true_ovr_atc)^2))</w:t>
      </w:r>
    </w:p>
    <w:p w14:paraId="240C9634"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mae_atc_4 &lt;- mean(abs(pred_atc_4 - true_ovr_atc))</w:t>
      </w:r>
    </w:p>
    <w:p w14:paraId="11EAFC4B"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rmse_atc_4</w:t>
      </w:r>
    </w:p>
    <w:p w14:paraId="7EDD93F2" w14:textId="77777777" w:rsidR="00053D5A" w:rsidRPr="00053D5A"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mae_atc_4</w:t>
      </w:r>
    </w:p>
    <w:p w14:paraId="40DB59DD" w14:textId="1581AECA" w:rsidR="0001560D" w:rsidRDefault="00053D5A" w:rsidP="00053D5A">
      <w:pPr>
        <w:pBdr>
          <w:top w:val="single" w:sz="4" w:space="1" w:color="auto"/>
          <w:left w:val="single" w:sz="4" w:space="4" w:color="auto"/>
          <w:bottom w:val="single" w:sz="4" w:space="1" w:color="auto"/>
          <w:right w:val="single" w:sz="4" w:space="4" w:color="auto"/>
        </w:pBdr>
        <w:rPr>
          <w:rFonts w:ascii="Consolas" w:hAnsi="Consolas"/>
          <w:sz w:val="20"/>
          <w:szCs w:val="20"/>
        </w:rPr>
      </w:pPr>
      <w:r w:rsidRPr="00053D5A">
        <w:rPr>
          <w:rFonts w:ascii="Consolas" w:hAnsi="Consolas"/>
          <w:sz w:val="20"/>
          <w:szCs w:val="20"/>
        </w:rPr>
        <w:t>summary(model_atc_4)</w:t>
      </w:r>
    </w:p>
    <w:p w14:paraId="2FCD2AB6" w14:textId="69AA3BD7" w:rsidR="00053D5A" w:rsidRPr="00630183" w:rsidRDefault="00053D5A" w:rsidP="00053D5A">
      <w:pPr>
        <w:pStyle w:val="Caption"/>
        <w:jc w:val="center"/>
      </w:pPr>
      <w:r w:rsidRPr="005A5684">
        <w:t xml:space="preserve">Implementacija modela </w:t>
      </w:r>
      <w:r>
        <w:t xml:space="preserve">4 </w:t>
      </w:r>
      <w:r w:rsidRPr="005A5684">
        <w:t>i evaluacionih mera (RMSE, MAE, R²) nad test skupom</w:t>
      </w:r>
    </w:p>
    <w:p w14:paraId="60AE63DB" w14:textId="77777777" w:rsidR="00053D5A" w:rsidRPr="006710F3" w:rsidRDefault="00053D5A" w:rsidP="00053D5A">
      <w:pPr>
        <w:pStyle w:val="Caption"/>
      </w:pPr>
    </w:p>
    <w:p w14:paraId="44545FD5" w14:textId="77777777" w:rsidR="0021509A" w:rsidRDefault="0021509A" w:rsidP="0021509A">
      <w:pPr>
        <w:keepNext/>
        <w:jc w:val="center"/>
      </w:pPr>
      <w:r w:rsidRPr="0021509A">
        <w:rPr>
          <w:noProof/>
        </w:rPr>
        <w:drawing>
          <wp:inline distT="0" distB="0" distL="0" distR="0" wp14:anchorId="645FE660" wp14:editId="638CE14E">
            <wp:extent cx="4476750" cy="2038350"/>
            <wp:effectExtent l="0" t="0" r="0" b="0"/>
            <wp:docPr id="120809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90208" name=""/>
                    <pic:cNvPicPr/>
                  </pic:nvPicPr>
                  <pic:blipFill>
                    <a:blip r:embed="rId55"/>
                    <a:stretch>
                      <a:fillRect/>
                    </a:stretch>
                  </pic:blipFill>
                  <pic:spPr>
                    <a:xfrm>
                      <a:off x="0" y="0"/>
                      <a:ext cx="4476750" cy="2038350"/>
                    </a:xfrm>
                    <a:prstGeom prst="rect">
                      <a:avLst/>
                    </a:prstGeom>
                  </pic:spPr>
                </pic:pic>
              </a:graphicData>
            </a:graphic>
          </wp:inline>
        </w:drawing>
      </w:r>
    </w:p>
    <w:p w14:paraId="6CCDA5B0" w14:textId="30FDBB1B" w:rsidR="0021509A" w:rsidRPr="00284892" w:rsidRDefault="0021509A" w:rsidP="0021509A">
      <w:pPr>
        <w:pStyle w:val="Caption"/>
        <w:jc w:val="center"/>
      </w:pPr>
      <w:r>
        <w:t>Statistički rezime modela 4  za napadače</w:t>
      </w:r>
    </w:p>
    <w:p w14:paraId="79C85005" w14:textId="77777777" w:rsidR="006710F3" w:rsidRPr="006710F3" w:rsidRDefault="006710F3" w:rsidP="006710F3">
      <w:pPr>
        <w:pStyle w:val="Heading4"/>
      </w:pPr>
      <w:r w:rsidRPr="006710F3">
        <w:lastRenderedPageBreak/>
        <w:t>Model 5 — Finalni model za napadače</w:t>
      </w:r>
    </w:p>
    <w:p w14:paraId="271A6D39" w14:textId="07311B50" w:rsidR="006710F3" w:rsidRPr="006710F3" w:rsidRDefault="006710F3" w:rsidP="006710F3">
      <w:r w:rsidRPr="006710F3">
        <w:t xml:space="preserve">U poslednjem modelu dodat je atribut </w:t>
      </w:r>
      <w:r w:rsidRPr="006710F3">
        <w:rPr>
          <w:b/>
          <w:bCs/>
        </w:rPr>
        <w:t>CardType</w:t>
      </w:r>
      <w:r w:rsidRPr="006710F3">
        <w:t>, koji predstavlja kategoriju kvaliteta igrača. Ovaj model pokazuje veoma visoku prediktivnu sposobnost i predstavlja finalni model za napadače.</w:t>
      </w:r>
      <w:r w:rsidRPr="006710F3">
        <w:t>Model objašnjava približno 96% varijanse OVR rejtinga, dok je rezidualna greška mala, što ukazuje na visoku preciznost predikcije. Svi prediktori imaju statistički značajan uticaj, pri čemu najveći uticaj imaju Finishing, Ball Control i Reactions, što je u skladu sa karakteristikama napadačkih igrača.</w:t>
      </w:r>
    </w:p>
    <w:p w14:paraId="3C1C82AE" w14:textId="77777777" w:rsidR="00EF674F"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r w:rsidRPr="00EF674F">
        <w:rPr>
          <w:rFonts w:ascii="Consolas" w:hAnsi="Consolas"/>
          <w:sz w:val="20"/>
          <w:szCs w:val="20"/>
        </w:rPr>
        <w:t>model_atc_5 &lt;- lm(</w:t>
      </w:r>
    </w:p>
    <w:p w14:paraId="2CCE1AC3" w14:textId="77777777" w:rsidR="00EF674F"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r w:rsidRPr="00EF674F">
        <w:rPr>
          <w:rFonts w:ascii="Consolas" w:hAnsi="Consolas"/>
          <w:sz w:val="20"/>
          <w:szCs w:val="20"/>
        </w:rPr>
        <w:t xml:space="preserve">  OVR ~ Finishing + Ball.Control + Volleys +</w:t>
      </w:r>
    </w:p>
    <w:p w14:paraId="79E5849A" w14:textId="77777777" w:rsidR="00EF674F"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r w:rsidRPr="00EF674F">
        <w:rPr>
          <w:rFonts w:ascii="Consolas" w:hAnsi="Consolas"/>
          <w:sz w:val="20"/>
          <w:szCs w:val="20"/>
        </w:rPr>
        <w:t xml:space="preserve">    Reactions + Dribbling + Age + CardType,</w:t>
      </w:r>
    </w:p>
    <w:p w14:paraId="751CF902" w14:textId="77777777" w:rsidR="00EF674F"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r w:rsidRPr="00EF674F">
        <w:rPr>
          <w:rFonts w:ascii="Consolas" w:hAnsi="Consolas"/>
          <w:sz w:val="20"/>
          <w:szCs w:val="20"/>
        </w:rPr>
        <w:t xml:space="preserve">  data = train_atc</w:t>
      </w:r>
    </w:p>
    <w:p w14:paraId="7389C5AC" w14:textId="77777777" w:rsidR="00EF674F"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r w:rsidRPr="00EF674F">
        <w:rPr>
          <w:rFonts w:ascii="Consolas" w:hAnsi="Consolas"/>
          <w:sz w:val="20"/>
          <w:szCs w:val="20"/>
        </w:rPr>
        <w:t>)</w:t>
      </w:r>
    </w:p>
    <w:p w14:paraId="077152BF" w14:textId="77777777" w:rsidR="00EF674F"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p>
    <w:p w14:paraId="21801539" w14:textId="77777777" w:rsidR="00EF674F"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r w:rsidRPr="00EF674F">
        <w:rPr>
          <w:rFonts w:ascii="Consolas" w:hAnsi="Consolas"/>
          <w:sz w:val="20"/>
          <w:szCs w:val="20"/>
        </w:rPr>
        <w:t>pred_atc_5 &lt;- predict(model_atc_5, test_atc)</w:t>
      </w:r>
    </w:p>
    <w:p w14:paraId="49BAE926" w14:textId="77777777" w:rsidR="00EF674F"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r w:rsidRPr="00EF674F">
        <w:rPr>
          <w:rFonts w:ascii="Consolas" w:hAnsi="Consolas"/>
          <w:sz w:val="20"/>
          <w:szCs w:val="20"/>
        </w:rPr>
        <w:t>rmse_atc_5 &lt;- sqrt(mean((pred_atc_5 - true_ovr_atc)^2))</w:t>
      </w:r>
    </w:p>
    <w:p w14:paraId="228F2E8C" w14:textId="77777777" w:rsidR="00EF674F"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r w:rsidRPr="00EF674F">
        <w:rPr>
          <w:rFonts w:ascii="Consolas" w:hAnsi="Consolas"/>
          <w:sz w:val="20"/>
          <w:szCs w:val="20"/>
        </w:rPr>
        <w:t>mae_atc_5 &lt;- mean(abs(pred_atc_5 - true_ovr_atc))</w:t>
      </w:r>
    </w:p>
    <w:p w14:paraId="69F97F3B" w14:textId="77777777" w:rsidR="00EF674F"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r w:rsidRPr="00EF674F">
        <w:rPr>
          <w:rFonts w:ascii="Consolas" w:hAnsi="Consolas"/>
          <w:sz w:val="20"/>
          <w:szCs w:val="20"/>
        </w:rPr>
        <w:t>rmse_atc_5; mae_atc_5</w:t>
      </w:r>
    </w:p>
    <w:p w14:paraId="59E5152E" w14:textId="2392FA7D" w:rsidR="00053D5A" w:rsidRPr="00EF674F" w:rsidRDefault="00EF674F" w:rsidP="00EF674F">
      <w:pPr>
        <w:pBdr>
          <w:top w:val="single" w:sz="4" w:space="1" w:color="auto"/>
          <w:left w:val="single" w:sz="4" w:space="4" w:color="auto"/>
          <w:bottom w:val="single" w:sz="4" w:space="1" w:color="auto"/>
          <w:right w:val="single" w:sz="4" w:space="4" w:color="auto"/>
        </w:pBdr>
        <w:rPr>
          <w:rFonts w:ascii="Consolas" w:hAnsi="Consolas"/>
          <w:sz w:val="20"/>
          <w:szCs w:val="20"/>
        </w:rPr>
      </w:pPr>
      <w:r w:rsidRPr="00EF674F">
        <w:rPr>
          <w:rFonts w:ascii="Consolas" w:hAnsi="Consolas"/>
          <w:sz w:val="20"/>
          <w:szCs w:val="20"/>
        </w:rPr>
        <w:t>summary(model_atc_5)</w:t>
      </w:r>
    </w:p>
    <w:p w14:paraId="368249A5" w14:textId="5B74F48B" w:rsidR="00EF674F" w:rsidRPr="006710F3" w:rsidRDefault="00EF674F" w:rsidP="00EF674F">
      <w:pPr>
        <w:pStyle w:val="Caption"/>
        <w:jc w:val="center"/>
      </w:pPr>
      <w:r w:rsidRPr="005A5684">
        <w:t>Implementacija modela</w:t>
      </w:r>
      <w:r>
        <w:t xml:space="preserve"> 5 </w:t>
      </w:r>
      <w:r w:rsidRPr="005A5684">
        <w:t>i evaluacionih mera (RMSE, MAE, R²) nad test skupom</w:t>
      </w:r>
    </w:p>
    <w:p w14:paraId="3EA63979" w14:textId="77777777" w:rsidR="007677CD" w:rsidRDefault="007677CD" w:rsidP="007677CD">
      <w:pPr>
        <w:keepNext/>
        <w:jc w:val="center"/>
      </w:pPr>
      <w:r w:rsidRPr="007677CD">
        <w:rPr>
          <w:noProof/>
        </w:rPr>
        <w:drawing>
          <wp:inline distT="0" distB="0" distL="0" distR="0" wp14:anchorId="75DEB358" wp14:editId="5D873B4C">
            <wp:extent cx="4464050" cy="2514600"/>
            <wp:effectExtent l="0" t="0" r="0" b="0"/>
            <wp:docPr id="129522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26456" name=""/>
                    <pic:cNvPicPr/>
                  </pic:nvPicPr>
                  <pic:blipFill>
                    <a:blip r:embed="rId56"/>
                    <a:stretch>
                      <a:fillRect/>
                    </a:stretch>
                  </pic:blipFill>
                  <pic:spPr>
                    <a:xfrm>
                      <a:off x="0" y="0"/>
                      <a:ext cx="4464050" cy="2514600"/>
                    </a:xfrm>
                    <a:prstGeom prst="rect">
                      <a:avLst/>
                    </a:prstGeom>
                  </pic:spPr>
                </pic:pic>
              </a:graphicData>
            </a:graphic>
          </wp:inline>
        </w:drawing>
      </w:r>
    </w:p>
    <w:p w14:paraId="3BDCEC63" w14:textId="2EA85CC0" w:rsidR="006710F3" w:rsidRPr="006710F3" w:rsidRDefault="007677CD" w:rsidP="007677CD">
      <w:pPr>
        <w:pStyle w:val="Caption"/>
        <w:jc w:val="center"/>
      </w:pPr>
      <w:r w:rsidRPr="0045534F">
        <w:t xml:space="preserve">Statistički rezime modela </w:t>
      </w:r>
      <w:r>
        <w:t>5</w:t>
      </w:r>
      <w:r w:rsidRPr="0045534F">
        <w:t xml:space="preserve">  za napadače</w:t>
      </w:r>
    </w:p>
    <w:p w14:paraId="25657326" w14:textId="699B8DF2" w:rsidR="006710F3" w:rsidRPr="006710F3" w:rsidRDefault="006710F3" w:rsidP="006710F3">
      <w:pPr>
        <w:pStyle w:val="Heading2"/>
      </w:pPr>
      <w:bookmarkStart w:id="71" w:name="_Toc222236747"/>
      <w:bookmarkStart w:id="72" w:name="_Toc222237973"/>
      <w:r w:rsidRPr="006710F3">
        <w:lastRenderedPageBreak/>
        <w:t>Linearna regresija — veznjaci</w:t>
      </w:r>
      <w:bookmarkEnd w:id="71"/>
      <w:bookmarkEnd w:id="72"/>
    </w:p>
    <w:p w14:paraId="3EB3D0E7" w14:textId="1499B10B" w:rsidR="006710F3" w:rsidRPr="006710F3" w:rsidRDefault="006710F3" w:rsidP="006710F3">
      <w:r w:rsidRPr="006710F3">
        <w:t>Za vezne igrače primenjen je isti pristup postepenog dodavanja atributa kako bi se identifikovali najvažniji faktori koji utiču na ukupni rejting.</w:t>
      </w:r>
    </w:p>
    <w:p w14:paraId="1361FA7F" w14:textId="77777777" w:rsidR="006710F3" w:rsidRPr="006710F3" w:rsidRDefault="006710F3" w:rsidP="006710F3">
      <w:pPr>
        <w:pStyle w:val="Heading4"/>
      </w:pPr>
      <w:r w:rsidRPr="006710F3">
        <w:t>Model 1 — Vision</w:t>
      </w:r>
    </w:p>
    <w:p w14:paraId="30D3A60A" w14:textId="64CB753B" w:rsidR="006710F3" w:rsidRPr="006710F3" w:rsidRDefault="006710F3" w:rsidP="006710F3">
      <w:r w:rsidRPr="006710F3">
        <w:t xml:space="preserve">Prvi model koristi samo atribut </w:t>
      </w:r>
      <w:r w:rsidRPr="006710F3">
        <w:rPr>
          <w:b/>
          <w:bCs/>
        </w:rPr>
        <w:t>Vision</w:t>
      </w:r>
      <w:r w:rsidRPr="006710F3">
        <w:t>, koji opisuje sposobnost igrača da kreira prilike i organizuje igru. Model pokazuje osnovnu prediktivnu sposobnost, ali ne objašnjava dovoljno varijanse OVR rejtinga.</w:t>
      </w:r>
    </w:p>
    <w:p w14:paraId="79931256"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model_mid_1 &lt;- lm(OVR ~ Vision, data = train_mid)</w:t>
      </w:r>
    </w:p>
    <w:p w14:paraId="1A337205"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pred_mid_1 &lt;- predict(model_mid_1, test_mid)</w:t>
      </w:r>
    </w:p>
    <w:p w14:paraId="42A9D832"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m1_rmse_mid &lt;- sqrt(mean((pred_mid_1 - true_ovr_mid)^2))</w:t>
      </w:r>
    </w:p>
    <w:p w14:paraId="08D7E0B7"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m1_mae_mid &lt;- mean(abs(pred_mid_1 - true_ovr_mid))</w:t>
      </w:r>
    </w:p>
    <w:p w14:paraId="5CD48B32"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m1_rmse_mid; m1_mae_mid</w:t>
      </w:r>
    </w:p>
    <w:p w14:paraId="211FE00C" w14:textId="5B5706FE"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summary(model_mid_1)</w:t>
      </w:r>
    </w:p>
    <w:p w14:paraId="0BF121CE"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pred_mid_1 &lt;- predict(model_mid_1, test_mid)</w:t>
      </w:r>
    </w:p>
    <w:p w14:paraId="3CAA8A38"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rmse_mid_1 &lt;- sqrt(mean((pred_mid_1 - true_ovr_mid)^2))</w:t>
      </w:r>
    </w:p>
    <w:p w14:paraId="75854A87"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mae_mid_1 &lt;- mean(abs(pred_mid_1 - true_ovr_mid))</w:t>
      </w:r>
    </w:p>
    <w:p w14:paraId="15890220"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rmse_mid_1</w:t>
      </w:r>
    </w:p>
    <w:p w14:paraId="44233A73" w14:textId="77777777" w:rsidR="004F2963" w:rsidRP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mae_mid_1</w:t>
      </w:r>
    </w:p>
    <w:p w14:paraId="641800A6" w14:textId="479DC607" w:rsidR="004F2963" w:rsidRDefault="004F2963" w:rsidP="004F2963">
      <w:pPr>
        <w:pBdr>
          <w:top w:val="single" w:sz="4" w:space="1" w:color="auto"/>
          <w:left w:val="single" w:sz="4" w:space="4" w:color="auto"/>
          <w:bottom w:val="single" w:sz="4" w:space="1" w:color="auto"/>
          <w:right w:val="single" w:sz="4" w:space="4" w:color="auto"/>
        </w:pBdr>
        <w:rPr>
          <w:rFonts w:ascii="Consolas" w:hAnsi="Consolas"/>
          <w:sz w:val="20"/>
          <w:szCs w:val="20"/>
        </w:rPr>
      </w:pPr>
      <w:r w:rsidRPr="004F2963">
        <w:rPr>
          <w:rFonts w:ascii="Consolas" w:hAnsi="Consolas"/>
          <w:sz w:val="20"/>
          <w:szCs w:val="20"/>
        </w:rPr>
        <w:t>summary(model_mid_1)</w:t>
      </w:r>
    </w:p>
    <w:p w14:paraId="7E9D44B8" w14:textId="3715C248" w:rsidR="004F2963" w:rsidRPr="006710F3" w:rsidRDefault="004F2963" w:rsidP="004F2963">
      <w:pPr>
        <w:pStyle w:val="Caption"/>
        <w:jc w:val="center"/>
      </w:pPr>
      <w:r w:rsidRPr="005A5684">
        <w:t>Implementacija modela</w:t>
      </w:r>
      <w:r>
        <w:t xml:space="preserve"> 1 </w:t>
      </w:r>
      <w:r w:rsidRPr="005A5684">
        <w:t>i evaluacionih mera (RMSE, MAE, R²) nad test skupom</w:t>
      </w:r>
    </w:p>
    <w:p w14:paraId="3D86F06E" w14:textId="77777777" w:rsidR="00335C6E" w:rsidRDefault="00335C6E" w:rsidP="00335C6E">
      <w:pPr>
        <w:keepNext/>
        <w:jc w:val="center"/>
      </w:pPr>
      <w:r w:rsidRPr="00335C6E">
        <w:rPr>
          <w:noProof/>
        </w:rPr>
        <w:drawing>
          <wp:inline distT="0" distB="0" distL="0" distR="0" wp14:anchorId="0183C2C8" wp14:editId="40519CC7">
            <wp:extent cx="4648200" cy="2266950"/>
            <wp:effectExtent l="0" t="0" r="0" b="0"/>
            <wp:docPr id="13856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09417" name=""/>
                    <pic:cNvPicPr/>
                  </pic:nvPicPr>
                  <pic:blipFill>
                    <a:blip r:embed="rId57"/>
                    <a:stretch>
                      <a:fillRect/>
                    </a:stretch>
                  </pic:blipFill>
                  <pic:spPr>
                    <a:xfrm>
                      <a:off x="0" y="0"/>
                      <a:ext cx="4648200" cy="2266950"/>
                    </a:xfrm>
                    <a:prstGeom prst="rect">
                      <a:avLst/>
                    </a:prstGeom>
                  </pic:spPr>
                </pic:pic>
              </a:graphicData>
            </a:graphic>
          </wp:inline>
        </w:drawing>
      </w:r>
    </w:p>
    <w:p w14:paraId="4295A78C" w14:textId="1400528B" w:rsidR="006710F3" w:rsidRPr="006710F3" w:rsidRDefault="00335C6E" w:rsidP="00335C6E">
      <w:pPr>
        <w:pStyle w:val="Caption"/>
        <w:jc w:val="center"/>
      </w:pPr>
      <w:r w:rsidRPr="00337263">
        <w:t xml:space="preserve">Statistički rezime modela </w:t>
      </w:r>
      <w:r>
        <w:t>1</w:t>
      </w:r>
      <w:r w:rsidRPr="00337263">
        <w:t xml:space="preserve">  za </w:t>
      </w:r>
      <w:r>
        <w:t>veznjake</w:t>
      </w:r>
    </w:p>
    <w:p w14:paraId="02497E81" w14:textId="77777777" w:rsidR="006710F3" w:rsidRPr="006710F3" w:rsidRDefault="006710F3" w:rsidP="006710F3">
      <w:pPr>
        <w:pStyle w:val="Heading4"/>
      </w:pPr>
      <w:r w:rsidRPr="006710F3">
        <w:lastRenderedPageBreak/>
        <w:t>Model 2 — Vision + Short Passing</w:t>
      </w:r>
    </w:p>
    <w:p w14:paraId="4BCE9789" w14:textId="77777777" w:rsidR="00D13CB8" w:rsidRDefault="006710F3" w:rsidP="004F2963">
      <w:pPr>
        <w:keepNext/>
        <w:jc w:val="center"/>
      </w:pPr>
      <w:r w:rsidRPr="006710F3">
        <w:t xml:space="preserve">Dodavanjem atributa </w:t>
      </w:r>
      <w:r w:rsidRPr="006710F3">
        <w:rPr>
          <w:b/>
          <w:bCs/>
        </w:rPr>
        <w:t>Short Passing</w:t>
      </w:r>
      <w:r w:rsidRPr="006710F3">
        <w:t xml:space="preserve"> model postiže značajno poboljšanje performansi, </w:t>
      </w:r>
      <w:r w:rsidRPr="006710F3">
        <w:t>jer</w:t>
      </w:r>
      <w:r w:rsidR="00D13CB8">
        <w:t xml:space="preserve"> </w:t>
      </w:r>
      <w:r w:rsidRPr="006710F3">
        <w:t>sposobnost</w:t>
      </w:r>
      <w:r w:rsidRPr="006710F3">
        <w:t xml:space="preserve"> kratkog dodavanja predstavlja ključnu karakteristiku veznih igrača.</w:t>
      </w:r>
      <w:r w:rsidR="00B97A21" w:rsidRPr="00B97A21">
        <w:t xml:space="preserve"> </w:t>
      </w:r>
    </w:p>
    <w:p w14:paraId="0BAB6236" w14:textId="77777777"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model_mid_2 &lt;- lm(OVR ~ Vision + Short.Passing, data = train_mid)</w:t>
      </w:r>
    </w:p>
    <w:p w14:paraId="48E375E0" w14:textId="77777777"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p>
    <w:p w14:paraId="592DFE6C" w14:textId="77777777"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pred_mid_2 &lt;- predict(model_mid_2, test_mid)</w:t>
      </w:r>
    </w:p>
    <w:p w14:paraId="54864C3A" w14:textId="77777777"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rmse_mid_2 &lt;- sqrt(mean((pred_mid_2 - true_ovr_mid)^2))</w:t>
      </w:r>
    </w:p>
    <w:p w14:paraId="3F27227D" w14:textId="77777777"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mae_mid_2 &lt;- mean(abs(pred_mid_2 - true_ovr_mid))</w:t>
      </w:r>
    </w:p>
    <w:p w14:paraId="5B62F1F2" w14:textId="77777777"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rmse_mid_2</w:t>
      </w:r>
    </w:p>
    <w:p w14:paraId="7DE8B743" w14:textId="77777777"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mae_mid_2</w:t>
      </w:r>
    </w:p>
    <w:p w14:paraId="1C23B7D3" w14:textId="63CB8A30" w:rsidR="00D13CB8" w:rsidRPr="00D13CB8" w:rsidRDefault="00D13CB8" w:rsidP="00D13CB8">
      <w:pPr>
        <w:keepNext/>
        <w:pBdr>
          <w:top w:val="single" w:sz="4" w:space="1" w:color="auto"/>
          <w:left w:val="single" w:sz="4" w:space="4" w:color="auto"/>
          <w:bottom w:val="single" w:sz="4" w:space="1" w:color="auto"/>
          <w:right w:val="single" w:sz="4" w:space="4" w:color="auto"/>
        </w:pBdr>
        <w:tabs>
          <w:tab w:val="left" w:pos="1450"/>
        </w:tabs>
        <w:rPr>
          <w:rFonts w:ascii="Consolas" w:hAnsi="Consolas"/>
          <w:sz w:val="20"/>
          <w:szCs w:val="20"/>
        </w:rPr>
      </w:pPr>
      <w:r w:rsidRPr="00D13CB8">
        <w:rPr>
          <w:rFonts w:ascii="Consolas" w:hAnsi="Consolas"/>
          <w:sz w:val="20"/>
          <w:szCs w:val="20"/>
        </w:rPr>
        <w:t>summary(model_mid_2)</w:t>
      </w:r>
    </w:p>
    <w:p w14:paraId="5FC6CD86" w14:textId="26DB3794" w:rsidR="00D13CB8" w:rsidRDefault="00D13CB8" w:rsidP="00D13CB8">
      <w:pPr>
        <w:pStyle w:val="Caption"/>
        <w:jc w:val="center"/>
      </w:pPr>
      <w:r w:rsidRPr="005A5684">
        <w:t>Implementacija modela</w:t>
      </w:r>
      <w:r>
        <w:t xml:space="preserve"> </w:t>
      </w:r>
      <w:r w:rsidR="0054535E">
        <w:t xml:space="preserve">2 </w:t>
      </w:r>
      <w:r>
        <w:t xml:space="preserve"> </w:t>
      </w:r>
      <w:r w:rsidRPr="005A5684">
        <w:t>i evaluacionih mera (RMSE, MAE, R²) nad test skupom</w:t>
      </w:r>
    </w:p>
    <w:p w14:paraId="44DF45BA" w14:textId="4F982DD9" w:rsidR="00B97A21" w:rsidRDefault="00B97A21" w:rsidP="00B97A21">
      <w:pPr>
        <w:keepNext/>
        <w:jc w:val="center"/>
      </w:pPr>
      <w:r w:rsidRPr="006649AD">
        <w:rPr>
          <w:noProof/>
        </w:rPr>
        <w:drawing>
          <wp:inline distT="0" distB="0" distL="0" distR="0" wp14:anchorId="690E3B49" wp14:editId="731D280D">
            <wp:extent cx="4273550" cy="2381250"/>
            <wp:effectExtent l="0" t="0" r="0" b="0"/>
            <wp:docPr id="192800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00865" name=""/>
                    <pic:cNvPicPr/>
                  </pic:nvPicPr>
                  <pic:blipFill>
                    <a:blip r:embed="rId58"/>
                    <a:stretch>
                      <a:fillRect/>
                    </a:stretch>
                  </pic:blipFill>
                  <pic:spPr>
                    <a:xfrm>
                      <a:off x="0" y="0"/>
                      <a:ext cx="4273550" cy="2381250"/>
                    </a:xfrm>
                    <a:prstGeom prst="rect">
                      <a:avLst/>
                    </a:prstGeom>
                  </pic:spPr>
                </pic:pic>
              </a:graphicData>
            </a:graphic>
          </wp:inline>
        </w:drawing>
      </w:r>
    </w:p>
    <w:p w14:paraId="5886C9C4" w14:textId="088DA665" w:rsidR="006710F3" w:rsidRPr="006710F3" w:rsidRDefault="00B97A21" w:rsidP="00B97A21">
      <w:pPr>
        <w:pStyle w:val="Caption"/>
        <w:jc w:val="center"/>
      </w:pPr>
      <w:r>
        <w:t>Statistički rezime modela 2 za veznjake</w:t>
      </w:r>
    </w:p>
    <w:p w14:paraId="68AEB1FB" w14:textId="45AF1160" w:rsidR="006649AD" w:rsidRDefault="006649AD" w:rsidP="006649AD">
      <w:pPr>
        <w:keepNext/>
        <w:jc w:val="center"/>
      </w:pPr>
    </w:p>
    <w:p w14:paraId="07D83D14" w14:textId="77777777" w:rsidR="0054535E" w:rsidRDefault="0054535E" w:rsidP="006710F3">
      <w:pPr>
        <w:pStyle w:val="Heading4"/>
      </w:pPr>
    </w:p>
    <w:p w14:paraId="13A9EA41" w14:textId="77777777" w:rsidR="0054535E" w:rsidRDefault="0054535E" w:rsidP="006710F3">
      <w:pPr>
        <w:pStyle w:val="Heading4"/>
      </w:pPr>
    </w:p>
    <w:p w14:paraId="3DA6DC5C" w14:textId="77777777" w:rsidR="0054535E" w:rsidRDefault="0054535E" w:rsidP="006710F3">
      <w:pPr>
        <w:pStyle w:val="Heading4"/>
      </w:pPr>
    </w:p>
    <w:p w14:paraId="20D877E2" w14:textId="77777777" w:rsidR="0054535E" w:rsidRDefault="0054535E" w:rsidP="006710F3">
      <w:pPr>
        <w:pStyle w:val="Heading4"/>
      </w:pPr>
    </w:p>
    <w:p w14:paraId="0C382734" w14:textId="77777777" w:rsidR="0054535E" w:rsidRPr="0054535E" w:rsidRDefault="0054535E" w:rsidP="0054535E"/>
    <w:p w14:paraId="3D24A5DB" w14:textId="77777777" w:rsidR="006710F3" w:rsidRPr="006710F3" w:rsidRDefault="006710F3" w:rsidP="006710F3">
      <w:pPr>
        <w:pStyle w:val="Heading4"/>
      </w:pPr>
      <w:r w:rsidRPr="006710F3">
        <w:lastRenderedPageBreak/>
        <w:t>Model 3 — Tehničke sposobnosti</w:t>
      </w:r>
    </w:p>
    <w:p w14:paraId="41FB973A" w14:textId="77777777" w:rsidR="006710F3" w:rsidRPr="006710F3" w:rsidRDefault="006710F3" w:rsidP="006710F3">
      <w:r w:rsidRPr="006710F3">
        <w:t xml:space="preserve">Treći model uključuje dodatne tehničke atribute </w:t>
      </w:r>
      <w:r w:rsidRPr="006710F3">
        <w:rPr>
          <w:b/>
          <w:bCs/>
        </w:rPr>
        <w:t>Crossing i Ball Control</w:t>
      </w:r>
      <w:r w:rsidRPr="006710F3">
        <w:t>, čime model dobija bolju prediktivnu sposobnost jer opisuje više aspekata igre veznih igrača.</w:t>
      </w:r>
    </w:p>
    <w:p w14:paraId="640A1B8C"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model_mid_3 &lt;- lm(</w:t>
      </w:r>
    </w:p>
    <w:p w14:paraId="72CFC1D1"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 xml:space="preserve">  OVR ~ Vision + Short.Passing + Crossing + Ball.Control,</w:t>
      </w:r>
    </w:p>
    <w:p w14:paraId="274B67B6"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 xml:space="preserve">  data = train_mid</w:t>
      </w:r>
    </w:p>
    <w:p w14:paraId="12D68377"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w:t>
      </w:r>
    </w:p>
    <w:p w14:paraId="4A7E379C"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p>
    <w:p w14:paraId="67282B2B"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pred_mid_3 &lt;- predict(model_mid_3, test_mid)</w:t>
      </w:r>
    </w:p>
    <w:p w14:paraId="0B0D061D"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rmse_mid_3 &lt;- sqrt(mean((pred_mid_3 - true_ovr_mid)^2))</w:t>
      </w:r>
    </w:p>
    <w:p w14:paraId="0DB032D2"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mae_mid_3 &lt;- mean(abs(pred_mid_3 - true_ovr_mid))</w:t>
      </w:r>
    </w:p>
    <w:p w14:paraId="3B9A632D"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rmse_mid_3</w:t>
      </w:r>
    </w:p>
    <w:p w14:paraId="2CDB9ABA" w14:textId="77777777" w:rsidR="00931C2F"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mae_mid_3</w:t>
      </w:r>
    </w:p>
    <w:p w14:paraId="2524AA2A" w14:textId="7FCBA231" w:rsidR="0054535E" w:rsidRPr="00931C2F" w:rsidRDefault="00931C2F" w:rsidP="00931C2F">
      <w:pPr>
        <w:pBdr>
          <w:top w:val="single" w:sz="4" w:space="1" w:color="auto"/>
          <w:left w:val="single" w:sz="4" w:space="4" w:color="auto"/>
          <w:bottom w:val="single" w:sz="4" w:space="1" w:color="auto"/>
          <w:right w:val="single" w:sz="4" w:space="4" w:color="auto"/>
        </w:pBdr>
        <w:rPr>
          <w:rFonts w:ascii="Consolas" w:hAnsi="Consolas"/>
          <w:sz w:val="20"/>
          <w:szCs w:val="20"/>
        </w:rPr>
      </w:pPr>
      <w:r w:rsidRPr="00931C2F">
        <w:rPr>
          <w:rFonts w:ascii="Consolas" w:hAnsi="Consolas"/>
          <w:sz w:val="20"/>
          <w:szCs w:val="20"/>
        </w:rPr>
        <w:t>summary(model_mid_3)</w:t>
      </w:r>
    </w:p>
    <w:p w14:paraId="0AD3D69B" w14:textId="398EE48E" w:rsidR="00931C2F" w:rsidRPr="006710F3" w:rsidRDefault="00931C2F" w:rsidP="00931C2F">
      <w:pPr>
        <w:pStyle w:val="Caption"/>
        <w:jc w:val="center"/>
      </w:pPr>
      <w:r w:rsidRPr="005A5684">
        <w:t>Implementacija modela</w:t>
      </w:r>
      <w:r>
        <w:t xml:space="preserve"> 3  </w:t>
      </w:r>
      <w:r w:rsidRPr="005A5684">
        <w:t>i evaluacionih mera (RMSE, MAE, R²) nad test skupom</w:t>
      </w:r>
    </w:p>
    <w:p w14:paraId="16840893" w14:textId="77777777" w:rsidR="00064BC3" w:rsidRDefault="00064BC3" w:rsidP="00064BC3">
      <w:pPr>
        <w:keepNext/>
        <w:jc w:val="center"/>
      </w:pPr>
      <w:r w:rsidRPr="00064BC3">
        <w:rPr>
          <w:noProof/>
        </w:rPr>
        <w:drawing>
          <wp:inline distT="0" distB="0" distL="0" distR="0" wp14:anchorId="0961A538" wp14:editId="07D64F85">
            <wp:extent cx="4483100" cy="2667000"/>
            <wp:effectExtent l="0" t="0" r="0" b="0"/>
            <wp:docPr id="46977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78411" name=""/>
                    <pic:cNvPicPr/>
                  </pic:nvPicPr>
                  <pic:blipFill>
                    <a:blip r:embed="rId59"/>
                    <a:stretch>
                      <a:fillRect/>
                    </a:stretch>
                  </pic:blipFill>
                  <pic:spPr>
                    <a:xfrm>
                      <a:off x="0" y="0"/>
                      <a:ext cx="4483100" cy="2667000"/>
                    </a:xfrm>
                    <a:prstGeom prst="rect">
                      <a:avLst/>
                    </a:prstGeom>
                  </pic:spPr>
                </pic:pic>
              </a:graphicData>
            </a:graphic>
          </wp:inline>
        </w:drawing>
      </w:r>
    </w:p>
    <w:p w14:paraId="6BE56FA6" w14:textId="0A112C84" w:rsidR="006710F3" w:rsidRPr="006710F3" w:rsidRDefault="00064BC3" w:rsidP="00064BC3">
      <w:pPr>
        <w:pStyle w:val="Caption"/>
        <w:jc w:val="center"/>
      </w:pPr>
      <w:r>
        <w:t>Statistički rezime modela 3 za veznjake</w:t>
      </w:r>
    </w:p>
    <w:p w14:paraId="3C3DE47B" w14:textId="77777777" w:rsidR="003D1972" w:rsidRDefault="003D1972" w:rsidP="003D1972"/>
    <w:p w14:paraId="32E3A052" w14:textId="77777777" w:rsidR="003D1972" w:rsidRPr="006710F3" w:rsidRDefault="003D1972" w:rsidP="003D1972"/>
    <w:p w14:paraId="5BF91C81" w14:textId="77777777" w:rsidR="006710F3" w:rsidRPr="006710F3" w:rsidRDefault="006710F3" w:rsidP="006710F3">
      <w:pPr>
        <w:pStyle w:val="Heading4"/>
      </w:pPr>
      <w:r w:rsidRPr="006710F3">
        <w:lastRenderedPageBreak/>
        <w:t>Model 4 — Mentalni i fizički atributi</w:t>
      </w:r>
    </w:p>
    <w:p w14:paraId="7EC75B99" w14:textId="77777777" w:rsidR="006710F3" w:rsidRPr="006710F3" w:rsidRDefault="006710F3" w:rsidP="006710F3">
      <w:r w:rsidRPr="006710F3">
        <w:t xml:space="preserve">U četvrtom modelu dodati su atributi </w:t>
      </w:r>
      <w:r w:rsidRPr="006710F3">
        <w:rPr>
          <w:b/>
          <w:bCs/>
        </w:rPr>
        <w:t>Composure, Reactions i Age</w:t>
      </w:r>
      <w:r w:rsidRPr="006710F3">
        <w:t>, koji opisuju mentalne i fizičke karakteristike igrača. Dodavanjem ovih atributa model postiže značajno poboljšanje.</w:t>
      </w:r>
    </w:p>
    <w:p w14:paraId="3BC06A2B"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model_mid_4 &lt;- lm(</w:t>
      </w:r>
    </w:p>
    <w:p w14:paraId="5FB5CAC3"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 xml:space="preserve">  OVR ~ Vision + Short.Passing + Crossing +</w:t>
      </w:r>
    </w:p>
    <w:p w14:paraId="5C307E32"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 xml:space="preserve">    Ball.Control + Composure + Reactions + Age,</w:t>
      </w:r>
    </w:p>
    <w:p w14:paraId="4B661875"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 xml:space="preserve">  data = train_mid</w:t>
      </w:r>
    </w:p>
    <w:p w14:paraId="26C5279B"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w:t>
      </w:r>
    </w:p>
    <w:p w14:paraId="748D3CBF"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p>
    <w:p w14:paraId="69606A9D"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pred_mid_4 &lt;- predict(model_mid_4, test_mid)</w:t>
      </w:r>
    </w:p>
    <w:p w14:paraId="32E6F35C"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rmse_mid_4 &lt;- sqrt(mean((pred_mid_4 - true_ovr_mid)^2))</w:t>
      </w:r>
    </w:p>
    <w:p w14:paraId="6112E098"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mae_mid_4 &lt;- mean(abs(pred_mid_4 - true_ovr_mid))</w:t>
      </w:r>
    </w:p>
    <w:p w14:paraId="2C3F0EB2"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rmse_mid_4</w:t>
      </w:r>
    </w:p>
    <w:p w14:paraId="0A239696" w14:textId="77777777" w:rsidR="00616C3A"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mae_mid_4</w:t>
      </w:r>
    </w:p>
    <w:p w14:paraId="7FF277D9" w14:textId="1254BCC1" w:rsidR="00FD22EB" w:rsidRPr="00616C3A" w:rsidRDefault="00616C3A" w:rsidP="00616C3A">
      <w:pPr>
        <w:pBdr>
          <w:top w:val="single" w:sz="4" w:space="1" w:color="auto"/>
          <w:left w:val="single" w:sz="4" w:space="4" w:color="auto"/>
          <w:bottom w:val="single" w:sz="4" w:space="1" w:color="auto"/>
          <w:right w:val="single" w:sz="4" w:space="4" w:color="auto"/>
        </w:pBdr>
        <w:rPr>
          <w:rFonts w:ascii="Consolas" w:hAnsi="Consolas"/>
          <w:sz w:val="20"/>
          <w:szCs w:val="20"/>
        </w:rPr>
      </w:pPr>
      <w:r w:rsidRPr="00616C3A">
        <w:rPr>
          <w:rFonts w:ascii="Consolas" w:hAnsi="Consolas"/>
          <w:sz w:val="20"/>
          <w:szCs w:val="20"/>
        </w:rPr>
        <w:t>summary(model_mid_4)</w:t>
      </w:r>
    </w:p>
    <w:p w14:paraId="0E5C695F" w14:textId="2AAA8FE4" w:rsidR="00616C3A" w:rsidRPr="006710F3" w:rsidRDefault="00616C3A" w:rsidP="00616C3A">
      <w:pPr>
        <w:pStyle w:val="Caption"/>
        <w:jc w:val="center"/>
      </w:pPr>
      <w:r w:rsidRPr="005A5684">
        <w:t>Implementacija modela</w:t>
      </w:r>
      <w:r>
        <w:t xml:space="preserve"> 4  </w:t>
      </w:r>
      <w:r w:rsidRPr="005A5684">
        <w:t>i evaluacionih mera (RMSE, MAE, R²) nad test skupom</w:t>
      </w:r>
    </w:p>
    <w:p w14:paraId="78F770DA" w14:textId="77777777" w:rsidR="00B04EAE" w:rsidRDefault="00B04EAE" w:rsidP="00B04EAE">
      <w:pPr>
        <w:keepNext/>
        <w:jc w:val="center"/>
      </w:pPr>
      <w:r w:rsidRPr="00B04EAE">
        <w:rPr>
          <w:noProof/>
        </w:rPr>
        <w:drawing>
          <wp:inline distT="0" distB="0" distL="0" distR="0" wp14:anchorId="36B00334" wp14:editId="11CB631F">
            <wp:extent cx="4133850" cy="2660650"/>
            <wp:effectExtent l="0" t="0" r="0" b="6350"/>
            <wp:docPr id="14946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72531" name=""/>
                    <pic:cNvPicPr/>
                  </pic:nvPicPr>
                  <pic:blipFill>
                    <a:blip r:embed="rId60"/>
                    <a:stretch>
                      <a:fillRect/>
                    </a:stretch>
                  </pic:blipFill>
                  <pic:spPr>
                    <a:xfrm>
                      <a:off x="0" y="0"/>
                      <a:ext cx="4133850" cy="2660650"/>
                    </a:xfrm>
                    <a:prstGeom prst="rect">
                      <a:avLst/>
                    </a:prstGeom>
                  </pic:spPr>
                </pic:pic>
              </a:graphicData>
            </a:graphic>
          </wp:inline>
        </w:drawing>
      </w:r>
    </w:p>
    <w:p w14:paraId="4111FB83" w14:textId="513022EC" w:rsidR="006710F3" w:rsidRPr="006710F3" w:rsidRDefault="00B04EAE" w:rsidP="00B04EAE">
      <w:pPr>
        <w:pStyle w:val="Caption"/>
        <w:jc w:val="center"/>
      </w:pPr>
      <w:r>
        <w:t>Statistički rezime modela 4 za veznjake</w:t>
      </w:r>
    </w:p>
    <w:p w14:paraId="69EA9F0A" w14:textId="77777777" w:rsidR="006710F3" w:rsidRPr="006710F3" w:rsidRDefault="006710F3" w:rsidP="006710F3">
      <w:pPr>
        <w:pStyle w:val="Heading4"/>
      </w:pPr>
      <w:r w:rsidRPr="006710F3">
        <w:lastRenderedPageBreak/>
        <w:t>Model 5 — Dodavanje tipa kartice</w:t>
      </w:r>
    </w:p>
    <w:p w14:paraId="68E4234A" w14:textId="77777777" w:rsidR="006710F3" w:rsidRPr="006710F3" w:rsidRDefault="006710F3" w:rsidP="006710F3">
      <w:r w:rsidRPr="006710F3">
        <w:t xml:space="preserve">U petom modelu dodat je atribut </w:t>
      </w:r>
      <w:r w:rsidRPr="006710F3">
        <w:rPr>
          <w:b/>
          <w:bCs/>
        </w:rPr>
        <w:t>CardType</w:t>
      </w:r>
      <w:r w:rsidRPr="006710F3">
        <w:t>, koji predstavlja kategoriju kvaliteta igrača. Model postiže veoma visoku prediktivnu sposobnost i objašnjava veliki deo varijanse OVR rejtinga.</w:t>
      </w:r>
    </w:p>
    <w:p w14:paraId="10114337"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model_mid_5 &lt;- lm(</w:t>
      </w:r>
    </w:p>
    <w:p w14:paraId="014C4264"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 xml:space="preserve">  OVR ~ Vision + Short.Passing + Crossing +</w:t>
      </w:r>
    </w:p>
    <w:p w14:paraId="659BACA6"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 xml:space="preserve">    Ball.Control + Composure + Reactions +</w:t>
      </w:r>
    </w:p>
    <w:p w14:paraId="203B5099"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 xml:space="preserve">    Age + CardType,</w:t>
      </w:r>
    </w:p>
    <w:p w14:paraId="1E8FB8ED"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 xml:space="preserve">  data = train_mid</w:t>
      </w:r>
    </w:p>
    <w:p w14:paraId="0AB6308C"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w:t>
      </w:r>
    </w:p>
    <w:p w14:paraId="0A71132D"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p>
    <w:p w14:paraId="2EF94E2F"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pred_mid_5 &lt;- predict(model_mid_5, test_mid)</w:t>
      </w:r>
    </w:p>
    <w:p w14:paraId="2D393AB1"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rmse_mid_5 &lt;- sqrt(mean((pred_mid_5 - true_ovr_mid)^2))</w:t>
      </w:r>
    </w:p>
    <w:p w14:paraId="078D5512"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mae_mid_5 &lt;- mean(abs(pred_mid_5 - true_ovr_mid))</w:t>
      </w:r>
    </w:p>
    <w:p w14:paraId="540552ED"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rmse_mid_5</w:t>
      </w:r>
    </w:p>
    <w:p w14:paraId="6B4B418F" w14:textId="77777777" w:rsidR="00CE3CA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mae_mid_5</w:t>
      </w:r>
    </w:p>
    <w:p w14:paraId="31E081B1" w14:textId="411F07A1" w:rsidR="00616C3A" w:rsidRPr="00CE3CAA" w:rsidRDefault="00CE3CAA" w:rsidP="00CE3CAA">
      <w:pPr>
        <w:pBdr>
          <w:top w:val="single" w:sz="4" w:space="1" w:color="auto"/>
          <w:left w:val="single" w:sz="4" w:space="4" w:color="auto"/>
          <w:bottom w:val="single" w:sz="4" w:space="1" w:color="auto"/>
          <w:right w:val="single" w:sz="4" w:space="4" w:color="auto"/>
        </w:pBdr>
        <w:rPr>
          <w:rFonts w:ascii="Consolas" w:hAnsi="Consolas"/>
          <w:sz w:val="20"/>
          <w:szCs w:val="20"/>
        </w:rPr>
      </w:pPr>
      <w:r w:rsidRPr="00CE3CAA">
        <w:rPr>
          <w:rFonts w:ascii="Consolas" w:hAnsi="Consolas"/>
          <w:sz w:val="20"/>
          <w:szCs w:val="20"/>
        </w:rPr>
        <w:t>summary(model_mid_5)</w:t>
      </w:r>
    </w:p>
    <w:p w14:paraId="0E7ED8C4" w14:textId="41592FA2" w:rsidR="00616C3A" w:rsidRPr="006710F3" w:rsidRDefault="00616C3A" w:rsidP="00616C3A">
      <w:pPr>
        <w:pStyle w:val="Caption"/>
        <w:jc w:val="center"/>
      </w:pPr>
      <w:r w:rsidRPr="005A5684">
        <w:t>Implementacija modela</w:t>
      </w:r>
      <w:r>
        <w:t xml:space="preserve"> 5  </w:t>
      </w:r>
      <w:r w:rsidRPr="005A5684">
        <w:t>i evaluacionih mera (RMSE, MAE, R²) nad test skupom</w:t>
      </w:r>
    </w:p>
    <w:p w14:paraId="6AB03E2A" w14:textId="77777777" w:rsidR="00186B8D" w:rsidRDefault="00186B8D" w:rsidP="00186B8D">
      <w:pPr>
        <w:keepNext/>
        <w:jc w:val="center"/>
      </w:pPr>
      <w:r w:rsidRPr="00186B8D">
        <w:rPr>
          <w:noProof/>
        </w:rPr>
        <w:drawing>
          <wp:inline distT="0" distB="0" distL="0" distR="0" wp14:anchorId="6285E836" wp14:editId="00E07290">
            <wp:extent cx="3867150" cy="2486025"/>
            <wp:effectExtent l="0" t="0" r="0" b="9525"/>
            <wp:docPr id="37974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6644" name=""/>
                    <pic:cNvPicPr/>
                  </pic:nvPicPr>
                  <pic:blipFill>
                    <a:blip r:embed="rId61"/>
                    <a:stretch>
                      <a:fillRect/>
                    </a:stretch>
                  </pic:blipFill>
                  <pic:spPr>
                    <a:xfrm>
                      <a:off x="0" y="0"/>
                      <a:ext cx="3867150" cy="2486025"/>
                    </a:xfrm>
                    <a:prstGeom prst="rect">
                      <a:avLst/>
                    </a:prstGeom>
                  </pic:spPr>
                </pic:pic>
              </a:graphicData>
            </a:graphic>
          </wp:inline>
        </w:drawing>
      </w:r>
    </w:p>
    <w:p w14:paraId="132AB3DD" w14:textId="66DC99CB" w:rsidR="006710F3" w:rsidRPr="006710F3" w:rsidRDefault="00186B8D" w:rsidP="00186B8D">
      <w:pPr>
        <w:pStyle w:val="Caption"/>
        <w:jc w:val="center"/>
      </w:pPr>
      <w:r>
        <w:t>Statistički rezime modela 5 za veznjake</w:t>
      </w:r>
    </w:p>
    <w:p w14:paraId="6842E0ED" w14:textId="77777777" w:rsidR="006710F3" w:rsidRPr="006710F3" w:rsidRDefault="006710F3" w:rsidP="006710F3">
      <w:pPr>
        <w:pStyle w:val="Heading4"/>
      </w:pPr>
      <w:r w:rsidRPr="006710F3">
        <w:lastRenderedPageBreak/>
        <w:t>Model 6 — Finalni model za veznjake</w:t>
      </w:r>
    </w:p>
    <w:p w14:paraId="08D0CB11" w14:textId="0593D9C5" w:rsidR="006710F3" w:rsidRPr="006710F3" w:rsidRDefault="006710F3" w:rsidP="006710F3">
      <w:r w:rsidRPr="006710F3">
        <w:t xml:space="preserve">Finalni model uključuje dodatne atribute </w:t>
      </w:r>
      <w:r w:rsidRPr="006710F3">
        <w:rPr>
          <w:b/>
          <w:bCs/>
        </w:rPr>
        <w:t>Long Passing, Dribbling i Stamina</w:t>
      </w:r>
      <w:r w:rsidRPr="006710F3">
        <w:t>, koji dodatno opisuju performanse veznih igrača</w:t>
      </w:r>
      <w:r w:rsidR="00C938DC">
        <w:t>.</w:t>
      </w:r>
      <w:r w:rsidR="00F80896">
        <w:br/>
      </w:r>
      <w:r w:rsidRPr="006710F3">
        <w:t>Ovaj model objašnjava približno 95% varijanse OVR rejtinga, uz malu rezidualnu grešku, što ukazuje na visoku preciznost predikcije. Najveći uticaj imaju Ball Control, Reactions i Short Passing, što je u skladu sa ulogom veznih igrača na terenu.</w:t>
      </w:r>
    </w:p>
    <w:p w14:paraId="5864B431" w14:textId="77777777"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model_mid_6 &lt;- lm(</w:t>
      </w:r>
    </w:p>
    <w:p w14:paraId="2A619D49" w14:textId="77777777"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 xml:space="preserve">  OVR ~ Vision + Short.Passing +</w:t>
      </w:r>
    </w:p>
    <w:p w14:paraId="7DDBB90E" w14:textId="77777777"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 xml:space="preserve">    Ball.Control + Composure + Reactions +</w:t>
      </w:r>
    </w:p>
    <w:p w14:paraId="71574F7C" w14:textId="77777777"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 xml:space="preserve">    Age + CardType +</w:t>
      </w:r>
    </w:p>
    <w:p w14:paraId="3D913C90" w14:textId="77777777"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 xml:space="preserve">    Long.Passing + Dribbling + Stamina,</w:t>
      </w:r>
    </w:p>
    <w:p w14:paraId="07CD252D" w14:textId="77777777"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 xml:space="preserve">  data = train_mid</w:t>
      </w:r>
    </w:p>
    <w:p w14:paraId="794B1D96" w14:textId="48C173A0"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w:t>
      </w:r>
    </w:p>
    <w:p w14:paraId="51BAEA38" w14:textId="77777777"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pred_mid_6 &lt;- predict(model_mid_6, test_mid)</w:t>
      </w:r>
    </w:p>
    <w:p w14:paraId="0AB85850" w14:textId="77777777"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rmse_mid_6 &lt;- sqrt(mean((pred_mid_6 - true_ovr_mid)^2))</w:t>
      </w:r>
    </w:p>
    <w:p w14:paraId="5D20B31A" w14:textId="77777777"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mae_mid_6 &lt;- mean(abs(pred_mid_6 - true_ovr_mid))</w:t>
      </w:r>
    </w:p>
    <w:p w14:paraId="4A83D592" w14:textId="77777777" w:rsidR="00F80896"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rmse_mid_6; mae_mid_6</w:t>
      </w:r>
    </w:p>
    <w:p w14:paraId="28EE0674" w14:textId="3EA515CF" w:rsidR="00CE3CAA" w:rsidRPr="00F80896" w:rsidRDefault="00F80896" w:rsidP="00F80896">
      <w:pPr>
        <w:pBdr>
          <w:top w:val="single" w:sz="4" w:space="1" w:color="auto"/>
          <w:left w:val="single" w:sz="4" w:space="4" w:color="auto"/>
          <w:bottom w:val="single" w:sz="4" w:space="1" w:color="auto"/>
          <w:right w:val="single" w:sz="4" w:space="4" w:color="auto"/>
        </w:pBdr>
        <w:rPr>
          <w:rFonts w:ascii="Consolas" w:hAnsi="Consolas"/>
          <w:sz w:val="20"/>
          <w:szCs w:val="20"/>
        </w:rPr>
      </w:pPr>
      <w:r w:rsidRPr="00F80896">
        <w:rPr>
          <w:rFonts w:ascii="Consolas" w:hAnsi="Consolas"/>
          <w:sz w:val="20"/>
          <w:szCs w:val="20"/>
        </w:rPr>
        <w:t>summary(model_mid_6)</w:t>
      </w:r>
    </w:p>
    <w:p w14:paraId="74050DF9" w14:textId="5743F6E2" w:rsidR="00CE3CAA" w:rsidRPr="006710F3" w:rsidRDefault="00CE3CAA" w:rsidP="00CE3CAA">
      <w:pPr>
        <w:pStyle w:val="Caption"/>
        <w:jc w:val="center"/>
      </w:pPr>
      <w:r w:rsidRPr="005A5684">
        <w:t>Implementacija modela</w:t>
      </w:r>
      <w:r>
        <w:t xml:space="preserve"> 6  </w:t>
      </w:r>
      <w:r w:rsidRPr="005A5684">
        <w:t>i evaluacionih mera (RMSE, MAE, R²) nad test skupom</w:t>
      </w:r>
    </w:p>
    <w:p w14:paraId="3943D9DE" w14:textId="77777777" w:rsidR="00FA6CA1" w:rsidRDefault="00FA6CA1" w:rsidP="00FA6CA1">
      <w:pPr>
        <w:keepNext/>
        <w:jc w:val="center"/>
      </w:pPr>
      <w:r w:rsidRPr="00FA6CA1">
        <w:rPr>
          <w:noProof/>
        </w:rPr>
        <w:drawing>
          <wp:inline distT="0" distB="0" distL="0" distR="0" wp14:anchorId="63830276" wp14:editId="629C23DE">
            <wp:extent cx="4044950" cy="2463800"/>
            <wp:effectExtent l="0" t="0" r="0" b="0"/>
            <wp:docPr id="1502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368" name=""/>
                    <pic:cNvPicPr/>
                  </pic:nvPicPr>
                  <pic:blipFill>
                    <a:blip r:embed="rId62"/>
                    <a:stretch>
                      <a:fillRect/>
                    </a:stretch>
                  </pic:blipFill>
                  <pic:spPr>
                    <a:xfrm>
                      <a:off x="0" y="0"/>
                      <a:ext cx="4044950" cy="2463800"/>
                    </a:xfrm>
                    <a:prstGeom prst="rect">
                      <a:avLst/>
                    </a:prstGeom>
                  </pic:spPr>
                </pic:pic>
              </a:graphicData>
            </a:graphic>
          </wp:inline>
        </w:drawing>
      </w:r>
    </w:p>
    <w:p w14:paraId="4D0AF583" w14:textId="0BFFEB1D" w:rsidR="006710F3" w:rsidRPr="006710F3" w:rsidRDefault="00FA6CA1" w:rsidP="00FA6CA1">
      <w:pPr>
        <w:pStyle w:val="Caption"/>
        <w:jc w:val="center"/>
      </w:pPr>
      <w:r>
        <w:t>Statistički rezime modela 6 za veznjake</w:t>
      </w:r>
    </w:p>
    <w:p w14:paraId="38796E1E" w14:textId="69F18B16" w:rsidR="006710F3" w:rsidRPr="006710F3" w:rsidRDefault="006710F3" w:rsidP="006710F3">
      <w:pPr>
        <w:pStyle w:val="Heading3"/>
      </w:pPr>
      <w:bookmarkStart w:id="73" w:name="_Toc222236748"/>
      <w:bookmarkStart w:id="74" w:name="_Toc222237974"/>
      <w:r w:rsidRPr="006710F3">
        <w:lastRenderedPageBreak/>
        <w:t>Evaluacija i poređenje modela</w:t>
      </w:r>
      <w:bookmarkEnd w:id="73"/>
      <w:bookmarkEnd w:id="74"/>
    </w:p>
    <w:p w14:paraId="25825256" w14:textId="77777777" w:rsidR="006710F3" w:rsidRPr="006710F3" w:rsidRDefault="006710F3" w:rsidP="006710F3">
      <w:r w:rsidRPr="006710F3">
        <w:t>Performanse modela evaluirane su pomoću RMSE i MAE mera na test skupu podataka. Dobijeni rezultati pokazuju da se tačnost modela povećava dodavanjem novih relevantnih atributa.</w:t>
      </w:r>
    </w:p>
    <w:p w14:paraId="139D7421" w14:textId="77777777" w:rsidR="006710F3" w:rsidRPr="006710F3" w:rsidRDefault="006710F3" w:rsidP="006710F3">
      <w:r w:rsidRPr="006710F3">
        <w:t>Finalni model za napadače postiže veoma visoku prediktivnu sposobnost i objašnjava približno 96% varijanse OVR rejtinga uz malu grešku predikcije. Finalni model za veznjake objašnjava oko 95% varijanse OVR rejtinga i takođe pokazuje visoku preciznost.</w:t>
      </w:r>
    </w:p>
    <w:p w14:paraId="1A7CC306" w14:textId="77777777" w:rsidR="006710F3" w:rsidRPr="006710F3" w:rsidRDefault="006710F3" w:rsidP="006710F3">
      <w:r w:rsidRPr="006710F3">
        <w:t>Poređenjem modela može se zaključiti da model za napadače postiže nešto bolju prediktivnu sposobnost od modela za veznjake, što ukazuje da atributi napadača imaju nešto jasniju linearnu vezu sa OVR rejtingom.</w:t>
      </w:r>
    </w:p>
    <w:p w14:paraId="332C25E9" w14:textId="6A1A4F6C" w:rsidR="00B45B73" w:rsidRDefault="006710F3" w:rsidP="00C00414">
      <w:r w:rsidRPr="006710F3">
        <w:t>Dobijeni rezultati potvrđuju da linearna regresija predstavlja efikasan metod za predviđanje OVR rejtinga na osnovu atributa igrača.</w:t>
      </w:r>
    </w:p>
    <w:p w14:paraId="753C9966" w14:textId="77777777" w:rsidR="002E2B5C" w:rsidRPr="00C00414" w:rsidRDefault="002E2B5C" w:rsidP="00C00414"/>
    <w:p w14:paraId="447289F0" w14:textId="77777777" w:rsidR="001E2993" w:rsidRPr="001E2993" w:rsidRDefault="001E2993" w:rsidP="001E2993">
      <w:pPr>
        <w:pStyle w:val="Heading2"/>
      </w:pPr>
      <w:bookmarkStart w:id="75" w:name="_Toc222236749"/>
      <w:bookmarkStart w:id="76" w:name="_Toc222237975"/>
      <w:r w:rsidRPr="001E2993">
        <w:t>Random Forest</w:t>
      </w:r>
      <w:bookmarkEnd w:id="75"/>
      <w:bookmarkEnd w:id="76"/>
    </w:p>
    <w:p w14:paraId="79229E31" w14:textId="77777777" w:rsidR="001E2993" w:rsidRPr="001E2993" w:rsidRDefault="001E2993" w:rsidP="001E2993">
      <w:pPr>
        <w:pStyle w:val="Heading3"/>
      </w:pPr>
      <w:bookmarkStart w:id="77" w:name="_Toc222236750"/>
      <w:bookmarkStart w:id="78" w:name="_Toc222237976"/>
      <w:r w:rsidRPr="001E2993">
        <w:t>Uvod</w:t>
      </w:r>
      <w:bookmarkEnd w:id="77"/>
      <w:bookmarkEnd w:id="78"/>
    </w:p>
    <w:p w14:paraId="401BAE1E" w14:textId="77777777" w:rsidR="001E2993" w:rsidRPr="001E2993" w:rsidRDefault="001E2993" w:rsidP="001E2993">
      <w:r w:rsidRPr="001E2993">
        <w:t>Nakon primene linearne regresije, sledeći model koji je testiran je Random Forest. Random Forest predstavlja metod mašinskog učenja zasnovan na velikom broju stabala odlučivanja. Model funkcioniše tako što kreira više stabala koja nezavisno donose odluke, a konačna predikcija se dobija njihovim kombinovanjem.</w:t>
      </w:r>
    </w:p>
    <w:p w14:paraId="00F39988" w14:textId="77777777" w:rsidR="001E2993" w:rsidRPr="001E2993" w:rsidRDefault="001E2993" w:rsidP="001E2993">
      <w:r w:rsidRPr="001E2993">
        <w:t>Ovaj model je posebno pogodan za problem predviđanja OVR rejtinga igrača jer može da prepozna kompleksne i nelinearne odnose između atributa igrača i ukupnog rejtinga, što linearna regresija ne može uvek da obuhvati.</w:t>
      </w:r>
    </w:p>
    <w:p w14:paraId="1C55A7B6" w14:textId="1D38562C" w:rsidR="001E2993" w:rsidRPr="001E2993" w:rsidRDefault="001E2993" w:rsidP="001E2993"/>
    <w:p w14:paraId="1D0FB887" w14:textId="77777777" w:rsidR="001E2993" w:rsidRPr="001E2993" w:rsidRDefault="001E2993" w:rsidP="001E2993">
      <w:pPr>
        <w:pStyle w:val="Heading3"/>
      </w:pPr>
      <w:bookmarkStart w:id="79" w:name="_Toc222236751"/>
      <w:bookmarkStart w:id="80" w:name="_Toc222237977"/>
      <w:r w:rsidRPr="001E2993">
        <w:t>Treniranje modela</w:t>
      </w:r>
      <w:bookmarkEnd w:id="79"/>
      <w:bookmarkEnd w:id="80"/>
    </w:p>
    <w:p w14:paraId="7F26D5FD" w14:textId="77777777" w:rsidR="001E2993" w:rsidRPr="001E2993" w:rsidRDefault="001E2993" w:rsidP="001E2993">
      <w:r w:rsidRPr="001E2993">
        <w:t xml:space="preserve">Za treniranje Random Forest modela korišćena je biblioteka </w:t>
      </w:r>
      <w:r w:rsidRPr="001E2993">
        <w:rPr>
          <w:i/>
          <w:iCs/>
        </w:rPr>
        <w:t>ranger</w:t>
      </w:r>
      <w:r w:rsidRPr="001E2993">
        <w:t>. Kao prediktori korišćeni su atributi iz najboljih modela linearne regresije za napadače i veznjake. Broj stabala postavljen je na 500, dok je sample.fraction postavljen na 0.75, što znači da svako stablo koristi nasumičnih 75% podataka iz trening skupa. Ovakav pristup smanjuje mogućnost preprilagođavanja modela (overfitting).</w:t>
      </w:r>
    </w:p>
    <w:p w14:paraId="0FEC4349" w14:textId="77777777" w:rsidR="001E2993" w:rsidRDefault="001E2993" w:rsidP="001E2993">
      <w:r w:rsidRPr="001E2993">
        <w:t>Model je treniran posebno za napadače i vezne igrače kako bi se uvažile razlike u njihovim karakteristikama.</w:t>
      </w:r>
    </w:p>
    <w:p w14:paraId="79DBAE3C"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lastRenderedPageBreak/>
        <w:t>install.packages("ranger")</w:t>
      </w:r>
    </w:p>
    <w:p w14:paraId="7BB8351F"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library(ranger)</w:t>
      </w:r>
    </w:p>
    <w:p w14:paraId="64DAD3E1" w14:textId="59B4245D" w:rsidR="007970F6" w:rsidRPr="005865DD" w:rsidRDefault="00FB7887"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RANDOM FOREST — </w:t>
      </w:r>
      <w:r w:rsidRPr="005865DD">
        <w:rPr>
          <w:rFonts w:ascii="Consolas" w:hAnsi="Consolas"/>
          <w:sz w:val="20"/>
          <w:szCs w:val="20"/>
        </w:rPr>
        <w:t>NAPADA</w:t>
      </w:r>
      <w:r w:rsidRPr="005865DD">
        <w:rPr>
          <w:rFonts w:ascii="Consolas" w:hAnsi="Consolas"/>
          <w:sz w:val="20"/>
          <w:szCs w:val="20"/>
          <w:lang w:val="sr-Latn-RS"/>
        </w:rPr>
        <w:t>ČI</w:t>
      </w:r>
    </w:p>
    <w:p w14:paraId="39FF550D"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rf_atc &lt;- ranger(</w:t>
      </w:r>
    </w:p>
    <w:p w14:paraId="136EA64C"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OVR ~ Finishing + Ball.Control + Volleys +</w:t>
      </w:r>
    </w:p>
    <w:p w14:paraId="16EE6B88"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Reactions + Dribbling + Age + CardType,</w:t>
      </w:r>
    </w:p>
    <w:p w14:paraId="53A0038B"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data = train_atc,</w:t>
      </w:r>
    </w:p>
    <w:p w14:paraId="3CB4BBBF"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num.trees = 500,</w:t>
      </w:r>
    </w:p>
    <w:p w14:paraId="7C935677"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mtry = floor(sqrt(7)),</w:t>
      </w:r>
    </w:p>
    <w:p w14:paraId="3B690965"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min.node.size = 5,</w:t>
      </w:r>
    </w:p>
    <w:p w14:paraId="479A2C67"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sample.fraction = 0.75,</w:t>
      </w:r>
    </w:p>
    <w:p w14:paraId="00A6348D"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importance = "impurity",</w:t>
      </w:r>
    </w:p>
    <w:p w14:paraId="033AC37E" w14:textId="77777777"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seed = 123</w:t>
      </w:r>
    </w:p>
    <w:p w14:paraId="337B4FE2" w14:textId="006A6A15" w:rsidR="007970F6" w:rsidRPr="005865DD" w:rsidRDefault="007970F6" w:rsidP="0035011D">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w:t>
      </w:r>
    </w:p>
    <w:p w14:paraId="41EFF522" w14:textId="68FFF9F9"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RANDOM FOREST — VEZNJACI</w:t>
      </w:r>
    </w:p>
    <w:p w14:paraId="2D9BF271"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rf_mid &lt;- ranger(</w:t>
      </w:r>
    </w:p>
    <w:p w14:paraId="52B0B1C4"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OVR ~ Vision + Short.Passing + Ball.Control +</w:t>
      </w:r>
    </w:p>
    <w:p w14:paraId="5FA08870"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Composure + Reactions + Age + CardType +</w:t>
      </w:r>
    </w:p>
    <w:p w14:paraId="2C9F2188"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Long.Passing + Dribbling + Stamina,</w:t>
      </w:r>
    </w:p>
    <w:p w14:paraId="6FD62702"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data = train_mid,</w:t>
      </w:r>
    </w:p>
    <w:p w14:paraId="05A3784F"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num.trees = 500,</w:t>
      </w:r>
    </w:p>
    <w:p w14:paraId="6B4B167C"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mtry = floor(sqrt(10)),</w:t>
      </w:r>
    </w:p>
    <w:p w14:paraId="3AAA7E32"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min.node.size = 5,</w:t>
      </w:r>
    </w:p>
    <w:p w14:paraId="39B8146A"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sample.fraction = 0.75,</w:t>
      </w:r>
    </w:p>
    <w:p w14:paraId="65F3EE96"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importance = "impurity",</w:t>
      </w:r>
    </w:p>
    <w:p w14:paraId="5A14E6A7" w14:textId="77777777"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seed = 123</w:t>
      </w:r>
    </w:p>
    <w:p w14:paraId="1EF8D157" w14:textId="6EE17FAA" w:rsidR="00FB7887" w:rsidRPr="005865DD" w:rsidRDefault="00FB7887" w:rsidP="00FB788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w:t>
      </w:r>
    </w:p>
    <w:p w14:paraId="0DF273C6" w14:textId="6CE10BDC" w:rsidR="001550D3" w:rsidRDefault="006E530B" w:rsidP="00E878EB">
      <w:pPr>
        <w:pStyle w:val="Caption"/>
        <w:jc w:val="center"/>
      </w:pPr>
      <w:r>
        <w:t>R kod treniranja random forest</w:t>
      </w:r>
    </w:p>
    <w:p w14:paraId="61B905E0" w14:textId="77777777" w:rsidR="001E2993" w:rsidRPr="001E2993" w:rsidRDefault="001E2993" w:rsidP="001E2993">
      <w:pPr>
        <w:pStyle w:val="Heading3"/>
      </w:pPr>
      <w:bookmarkStart w:id="81" w:name="_Toc222236752"/>
      <w:bookmarkStart w:id="82" w:name="_Toc222237978"/>
      <w:r w:rsidRPr="001E2993">
        <w:lastRenderedPageBreak/>
        <w:t>Predikcija i evaluacija</w:t>
      </w:r>
      <w:bookmarkEnd w:id="81"/>
      <w:bookmarkEnd w:id="82"/>
    </w:p>
    <w:p w14:paraId="12233CD1" w14:textId="77777777" w:rsidR="001E2993" w:rsidRPr="001E2993" w:rsidRDefault="001E2993" w:rsidP="001E2993">
      <w:r w:rsidRPr="001E2993">
        <w:t>Performanse modela evaluirane su pomoću RMSE, MAE i R² metrika na test skupu. Dobijeni rezultati pokazuju da Random Forest model uspešno prepoznaje obrasce u podacima i daje precizne predikcije OVR rejtinga.</w:t>
      </w:r>
    </w:p>
    <w:p w14:paraId="092FBE30" w14:textId="6AE7D40C" w:rsidR="001E2993" w:rsidRPr="001E2993" w:rsidRDefault="001E2993" w:rsidP="001E2993">
      <w:r w:rsidRPr="001E2993">
        <w:t>U poređenju sa linearnom regresijom, model pokazuje sličnu ili nešto bolju sposobnost generalizacije, posebno u slučajevima gde postoje nelinearne veze između atributa igrača i ciljne promenljive.</w:t>
      </w:r>
    </w:p>
    <w:p w14:paraId="574C459E" w14:textId="77777777" w:rsidR="00C63EAB" w:rsidRPr="0058676A"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83" w:name="_Toc222236753"/>
      <w:r w:rsidRPr="0058676A">
        <w:rPr>
          <w:rFonts w:ascii="Consolas" w:hAnsi="Consolas"/>
          <w:sz w:val="20"/>
          <w:szCs w:val="20"/>
        </w:rPr>
        <w:t>rf_pred_atc &lt;- predict(rf_atc, test_atc)$predictions</w:t>
      </w:r>
      <w:bookmarkEnd w:id="83"/>
    </w:p>
    <w:p w14:paraId="2417929F" w14:textId="77777777" w:rsidR="00C63EAB" w:rsidRPr="0058676A"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84" w:name="_Toc222236754"/>
      <w:r w:rsidRPr="0058676A">
        <w:rPr>
          <w:rFonts w:ascii="Consolas" w:hAnsi="Consolas"/>
          <w:sz w:val="20"/>
          <w:szCs w:val="20"/>
        </w:rPr>
        <w:t>rf_rmse_atc &lt;- sqrt(mean((rf_pred_atc - true_ovr_atc)^2))</w:t>
      </w:r>
      <w:bookmarkEnd w:id="84"/>
    </w:p>
    <w:p w14:paraId="37609788" w14:textId="77777777" w:rsidR="00C63EAB" w:rsidRPr="0058676A"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85" w:name="_Toc222236755"/>
      <w:r w:rsidRPr="0058676A">
        <w:rPr>
          <w:rFonts w:ascii="Consolas" w:hAnsi="Consolas"/>
          <w:sz w:val="20"/>
          <w:szCs w:val="20"/>
        </w:rPr>
        <w:t>rf_mae_atc &lt;- mean(abs(rf_pred_atc - true_ovr_atc))</w:t>
      </w:r>
      <w:bookmarkEnd w:id="85"/>
    </w:p>
    <w:p w14:paraId="0FA217F9" w14:textId="77777777" w:rsidR="00C63EAB" w:rsidRPr="0058676A"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86" w:name="_Toc222236756"/>
      <w:r w:rsidRPr="0058676A">
        <w:rPr>
          <w:rFonts w:ascii="Consolas" w:hAnsi="Consolas"/>
          <w:sz w:val="20"/>
          <w:szCs w:val="20"/>
        </w:rPr>
        <w:t>rf_r2_atc &lt;- 1 - sum((rf_pred_atc - true_ovr_atc)^2) /</w:t>
      </w:r>
      <w:bookmarkEnd w:id="86"/>
    </w:p>
    <w:p w14:paraId="587E5D95" w14:textId="77777777" w:rsidR="00C63EAB" w:rsidRPr="0058676A"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rPr>
      </w:pPr>
      <w:r w:rsidRPr="0058676A">
        <w:rPr>
          <w:rFonts w:ascii="Consolas" w:hAnsi="Consolas"/>
          <w:sz w:val="20"/>
          <w:szCs w:val="20"/>
        </w:rPr>
        <w:t xml:space="preserve">  </w:t>
      </w:r>
      <w:bookmarkStart w:id="87" w:name="_Toc222236757"/>
      <w:r w:rsidRPr="0058676A">
        <w:rPr>
          <w:rFonts w:ascii="Consolas" w:hAnsi="Consolas"/>
          <w:sz w:val="20"/>
          <w:szCs w:val="20"/>
        </w:rPr>
        <w:t>sum((true_ovr_atc - mean(true_ovr_atc))^2)</w:t>
      </w:r>
      <w:bookmarkEnd w:id="87"/>
    </w:p>
    <w:p w14:paraId="02D90AD4" w14:textId="77777777" w:rsidR="00C63EAB" w:rsidRPr="0058676A"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88" w:name="_Toc222236758"/>
      <w:r w:rsidRPr="0058676A">
        <w:rPr>
          <w:rFonts w:ascii="Consolas" w:hAnsi="Consolas"/>
          <w:sz w:val="20"/>
          <w:szCs w:val="20"/>
        </w:rPr>
        <w:t>rf_rmse_atc</w:t>
      </w:r>
      <w:bookmarkEnd w:id="88"/>
    </w:p>
    <w:p w14:paraId="5B81177E" w14:textId="77777777" w:rsidR="00C63EAB" w:rsidRPr="0058676A"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89" w:name="_Toc222236759"/>
      <w:r w:rsidRPr="0058676A">
        <w:rPr>
          <w:rFonts w:ascii="Consolas" w:hAnsi="Consolas"/>
          <w:sz w:val="20"/>
          <w:szCs w:val="20"/>
        </w:rPr>
        <w:t>rf_mae_atc</w:t>
      </w:r>
      <w:bookmarkEnd w:id="89"/>
    </w:p>
    <w:p w14:paraId="42249F50" w14:textId="77777777" w:rsidR="001550D3" w:rsidRPr="0058676A" w:rsidRDefault="00C63EAB"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90" w:name="_Toc222236760"/>
      <w:r w:rsidRPr="0058676A">
        <w:rPr>
          <w:rFonts w:ascii="Consolas" w:hAnsi="Consolas"/>
          <w:sz w:val="20"/>
          <w:szCs w:val="20"/>
        </w:rPr>
        <w:t>rf_r2_atc</w:t>
      </w:r>
      <w:bookmarkEnd w:id="90"/>
      <w:r w:rsidR="001550D3" w:rsidRPr="0058676A">
        <w:rPr>
          <w:rFonts w:ascii="Consolas" w:hAnsi="Consolas"/>
          <w:sz w:val="20"/>
          <w:szCs w:val="20"/>
        </w:rPr>
        <w:t xml:space="preserve"> </w:t>
      </w:r>
    </w:p>
    <w:p w14:paraId="3AAFF504" w14:textId="77777777" w:rsidR="001550D3" w:rsidRPr="0058676A" w:rsidRDefault="001550D3" w:rsidP="0058676A">
      <w:pPr>
        <w:pBdr>
          <w:top w:val="single" w:sz="4" w:space="1" w:color="auto"/>
          <w:left w:val="single" w:sz="4" w:space="4" w:color="auto"/>
          <w:bottom w:val="single" w:sz="4" w:space="1" w:color="auto"/>
          <w:right w:val="single" w:sz="4" w:space="4" w:color="auto"/>
        </w:pBdr>
        <w:rPr>
          <w:rFonts w:ascii="Consolas" w:hAnsi="Consolas"/>
          <w:sz w:val="20"/>
          <w:szCs w:val="20"/>
        </w:rPr>
      </w:pPr>
    </w:p>
    <w:p w14:paraId="0501D257" w14:textId="1F530D6D" w:rsidR="001550D3" w:rsidRPr="0058676A" w:rsidRDefault="001550D3"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91" w:name="_Toc222236761"/>
      <w:r w:rsidRPr="0058676A">
        <w:rPr>
          <w:rFonts w:ascii="Consolas" w:hAnsi="Consolas"/>
          <w:sz w:val="20"/>
          <w:szCs w:val="20"/>
        </w:rPr>
        <w:t>rf_pred_mid &lt;- predict(rf_mid, test_mid)$predictions</w:t>
      </w:r>
      <w:bookmarkEnd w:id="91"/>
    </w:p>
    <w:p w14:paraId="31EF11F2" w14:textId="77777777" w:rsidR="001550D3" w:rsidRPr="0058676A" w:rsidRDefault="001550D3"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92" w:name="_Toc222236762"/>
      <w:r w:rsidRPr="0058676A">
        <w:rPr>
          <w:rFonts w:ascii="Consolas" w:hAnsi="Consolas"/>
          <w:sz w:val="20"/>
          <w:szCs w:val="20"/>
        </w:rPr>
        <w:t>rf_rmse_mid &lt;- sqrt(mean((rf_pred_mid - true_ovr_mid)^2))</w:t>
      </w:r>
      <w:bookmarkEnd w:id="92"/>
    </w:p>
    <w:p w14:paraId="3B904F8D" w14:textId="77777777" w:rsidR="001550D3" w:rsidRPr="0058676A" w:rsidRDefault="001550D3"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93" w:name="_Toc222236763"/>
      <w:r w:rsidRPr="0058676A">
        <w:rPr>
          <w:rFonts w:ascii="Consolas" w:hAnsi="Consolas"/>
          <w:sz w:val="20"/>
          <w:szCs w:val="20"/>
        </w:rPr>
        <w:t>rf_mae_mid &lt;- mean(abs(rf_pred_mid - true_ovr_mid))</w:t>
      </w:r>
      <w:bookmarkEnd w:id="93"/>
    </w:p>
    <w:p w14:paraId="2A489783" w14:textId="77777777" w:rsidR="001550D3" w:rsidRPr="0058676A" w:rsidRDefault="001550D3"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94" w:name="_Toc222236764"/>
      <w:r w:rsidRPr="0058676A">
        <w:rPr>
          <w:rFonts w:ascii="Consolas" w:hAnsi="Consolas"/>
          <w:sz w:val="20"/>
          <w:szCs w:val="20"/>
        </w:rPr>
        <w:t>rf_r2_mid &lt;- 1 - sum((rf_pred_mid - true_ovr_mid)^2) /</w:t>
      </w:r>
      <w:bookmarkEnd w:id="94"/>
    </w:p>
    <w:p w14:paraId="368C8659" w14:textId="39344D1F" w:rsidR="001550D3" w:rsidRPr="0058676A" w:rsidRDefault="001550D3" w:rsidP="0058676A">
      <w:pPr>
        <w:pBdr>
          <w:top w:val="single" w:sz="4" w:space="1" w:color="auto"/>
          <w:left w:val="single" w:sz="4" w:space="4" w:color="auto"/>
          <w:bottom w:val="single" w:sz="4" w:space="1" w:color="auto"/>
          <w:right w:val="single" w:sz="4" w:space="4" w:color="auto"/>
        </w:pBdr>
        <w:rPr>
          <w:rFonts w:ascii="Consolas" w:hAnsi="Consolas"/>
          <w:sz w:val="20"/>
          <w:szCs w:val="20"/>
        </w:rPr>
      </w:pPr>
      <w:r w:rsidRPr="0058676A">
        <w:rPr>
          <w:rFonts w:ascii="Consolas" w:hAnsi="Consolas"/>
          <w:sz w:val="20"/>
          <w:szCs w:val="20"/>
        </w:rPr>
        <w:t xml:space="preserve">  </w:t>
      </w:r>
      <w:bookmarkStart w:id="95" w:name="_Toc222236765"/>
      <w:r w:rsidRPr="0058676A">
        <w:rPr>
          <w:rFonts w:ascii="Consolas" w:hAnsi="Consolas"/>
          <w:sz w:val="20"/>
          <w:szCs w:val="20"/>
        </w:rPr>
        <w:t>sum((true_ovr_mid - mean(true_ovr_mid))^2)</w:t>
      </w:r>
      <w:bookmarkEnd w:id="95"/>
    </w:p>
    <w:p w14:paraId="480AD4E1" w14:textId="77777777" w:rsidR="001550D3" w:rsidRPr="0058676A" w:rsidRDefault="001550D3"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96" w:name="_Toc222236766"/>
      <w:r w:rsidRPr="0058676A">
        <w:rPr>
          <w:rFonts w:ascii="Consolas" w:hAnsi="Consolas"/>
          <w:sz w:val="20"/>
          <w:szCs w:val="20"/>
        </w:rPr>
        <w:t>rf_rmse_mid</w:t>
      </w:r>
      <w:bookmarkEnd w:id="96"/>
    </w:p>
    <w:p w14:paraId="62959FB1" w14:textId="77777777" w:rsidR="001550D3" w:rsidRPr="0058676A" w:rsidRDefault="001550D3"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97" w:name="_Toc222236767"/>
      <w:r w:rsidRPr="0058676A">
        <w:rPr>
          <w:rFonts w:ascii="Consolas" w:hAnsi="Consolas"/>
          <w:sz w:val="20"/>
          <w:szCs w:val="20"/>
        </w:rPr>
        <w:t>rf_mae_mid</w:t>
      </w:r>
      <w:bookmarkEnd w:id="97"/>
    </w:p>
    <w:p w14:paraId="4DC68037" w14:textId="211C2EFB" w:rsidR="007175BC" w:rsidRPr="0058676A" w:rsidRDefault="001550D3" w:rsidP="0058676A">
      <w:pPr>
        <w:pBdr>
          <w:top w:val="single" w:sz="4" w:space="1" w:color="auto"/>
          <w:left w:val="single" w:sz="4" w:space="4" w:color="auto"/>
          <w:bottom w:val="single" w:sz="4" w:space="1" w:color="auto"/>
          <w:right w:val="single" w:sz="4" w:space="4" w:color="auto"/>
        </w:pBdr>
        <w:rPr>
          <w:rFonts w:ascii="Consolas" w:hAnsi="Consolas"/>
          <w:sz w:val="20"/>
          <w:szCs w:val="20"/>
        </w:rPr>
      </w:pPr>
      <w:bookmarkStart w:id="98" w:name="_Toc222236768"/>
      <w:r w:rsidRPr="0058676A">
        <w:rPr>
          <w:rFonts w:ascii="Consolas" w:hAnsi="Consolas"/>
          <w:sz w:val="20"/>
          <w:szCs w:val="20"/>
        </w:rPr>
        <w:t>rf_r2_mid</w:t>
      </w:r>
      <w:bookmarkEnd w:id="98"/>
    </w:p>
    <w:p w14:paraId="3DED824E" w14:textId="0D69A689" w:rsidR="007175BC" w:rsidRPr="007175BC" w:rsidRDefault="002F532A" w:rsidP="00E878EB">
      <w:pPr>
        <w:pStyle w:val="Caption"/>
        <w:jc w:val="center"/>
        <w:rPr>
          <w:lang w:val="sr-Latn-RS"/>
        </w:rPr>
      </w:pPr>
      <w:r>
        <w:t xml:space="preserve">R kod predikcija i </w:t>
      </w:r>
      <w:r w:rsidR="00AF1C19">
        <w:t>izra</w:t>
      </w:r>
      <w:r w:rsidR="00AF1C19">
        <w:rPr>
          <w:lang w:val="sr-Latn-RS"/>
        </w:rPr>
        <w:t>čunavanje metrika</w:t>
      </w:r>
    </w:p>
    <w:p w14:paraId="2EF32999" w14:textId="19BC25AD" w:rsidR="00EB33CB" w:rsidRPr="00EB33CB" w:rsidRDefault="002E2B5C" w:rsidP="00EB33CB">
      <w:pPr>
        <w:rPr>
          <w:lang w:val="sr-Latn-RS"/>
        </w:rPr>
      </w:pPr>
      <w:r w:rsidRPr="002B5E8E">
        <w:drawing>
          <wp:anchor distT="0" distB="0" distL="114300" distR="114300" simplePos="0" relativeHeight="251759104" behindDoc="0" locked="0" layoutInCell="1" allowOverlap="1" wp14:anchorId="76AB7EA0" wp14:editId="3570668A">
            <wp:simplePos x="0" y="0"/>
            <wp:positionH relativeFrom="margin">
              <wp:posOffset>1028700</wp:posOffset>
            </wp:positionH>
            <wp:positionV relativeFrom="paragraph">
              <wp:posOffset>17145</wp:posOffset>
            </wp:positionV>
            <wp:extent cx="1123950" cy="981075"/>
            <wp:effectExtent l="0" t="0" r="0" b="9525"/>
            <wp:wrapNone/>
            <wp:docPr id="71846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68854" name=""/>
                    <pic:cNvPicPr/>
                  </pic:nvPicPr>
                  <pic:blipFill>
                    <a:blip r:embed="rId63">
                      <a:extLst>
                        <a:ext uri="{28A0092B-C50C-407E-A947-70E740481C1C}">
                          <a14:useLocalDpi xmlns:a14="http://schemas.microsoft.com/office/drawing/2010/main" val="0"/>
                        </a:ext>
                      </a:extLst>
                    </a:blip>
                    <a:stretch>
                      <a:fillRect/>
                    </a:stretch>
                  </pic:blipFill>
                  <pic:spPr>
                    <a:xfrm>
                      <a:off x="0" y="0"/>
                      <a:ext cx="1123950" cy="981075"/>
                    </a:xfrm>
                    <a:prstGeom prst="rect">
                      <a:avLst/>
                    </a:prstGeom>
                  </pic:spPr>
                </pic:pic>
              </a:graphicData>
            </a:graphic>
            <wp14:sizeRelH relativeFrom="margin">
              <wp14:pctWidth>0</wp14:pctWidth>
            </wp14:sizeRelH>
            <wp14:sizeRelV relativeFrom="margin">
              <wp14:pctHeight>0</wp14:pctHeight>
            </wp14:sizeRelV>
          </wp:anchor>
        </w:drawing>
      </w:r>
      <w:r w:rsidR="00850502" w:rsidRPr="00850502">
        <w:drawing>
          <wp:anchor distT="0" distB="0" distL="114300" distR="114300" simplePos="0" relativeHeight="251800064" behindDoc="0" locked="0" layoutInCell="1" allowOverlap="1" wp14:anchorId="341FC405" wp14:editId="17111C69">
            <wp:simplePos x="0" y="0"/>
            <wp:positionH relativeFrom="column">
              <wp:posOffset>3657600</wp:posOffset>
            </wp:positionH>
            <wp:positionV relativeFrom="paragraph">
              <wp:posOffset>17145</wp:posOffset>
            </wp:positionV>
            <wp:extent cx="1076475" cy="933580"/>
            <wp:effectExtent l="0" t="0" r="9525" b="0"/>
            <wp:wrapNone/>
            <wp:docPr id="121744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40765" name=""/>
                    <pic:cNvPicPr/>
                  </pic:nvPicPr>
                  <pic:blipFill>
                    <a:blip r:embed="rId64">
                      <a:extLst>
                        <a:ext uri="{28A0092B-C50C-407E-A947-70E740481C1C}">
                          <a14:useLocalDpi xmlns:a14="http://schemas.microsoft.com/office/drawing/2010/main" val="0"/>
                        </a:ext>
                      </a:extLst>
                    </a:blip>
                    <a:stretch>
                      <a:fillRect/>
                    </a:stretch>
                  </pic:blipFill>
                  <pic:spPr>
                    <a:xfrm>
                      <a:off x="0" y="0"/>
                      <a:ext cx="1076475" cy="933580"/>
                    </a:xfrm>
                    <a:prstGeom prst="rect">
                      <a:avLst/>
                    </a:prstGeom>
                  </pic:spPr>
                </pic:pic>
              </a:graphicData>
            </a:graphic>
          </wp:anchor>
        </w:drawing>
      </w:r>
    </w:p>
    <w:p w14:paraId="05EA677A" w14:textId="04E2F99E" w:rsidR="00EB33CB" w:rsidRDefault="00EB33CB" w:rsidP="001E2993">
      <w:pPr>
        <w:pStyle w:val="Heading3"/>
      </w:pPr>
    </w:p>
    <w:p w14:paraId="55105582" w14:textId="77777777" w:rsidR="00EB33CB" w:rsidRPr="00EB33CB" w:rsidRDefault="00EB33CB" w:rsidP="00EB33CB"/>
    <w:p w14:paraId="23C435B9" w14:textId="2FADD384" w:rsidR="00EB33CB" w:rsidRPr="00EB33CB" w:rsidRDefault="00EB33CB" w:rsidP="00EB33CB">
      <w:pPr>
        <w:pStyle w:val="Caption"/>
        <w:jc w:val="center"/>
      </w:pPr>
      <w:r>
        <w:t>Metrike random forest-a</w:t>
      </w:r>
    </w:p>
    <w:p w14:paraId="079FE260" w14:textId="77777777" w:rsidR="001E2993" w:rsidRPr="001E2993" w:rsidRDefault="001E2993" w:rsidP="001E2993">
      <w:pPr>
        <w:pStyle w:val="Heading3"/>
      </w:pPr>
      <w:bookmarkStart w:id="99" w:name="_Toc222236769"/>
      <w:bookmarkStart w:id="100" w:name="_Toc222237979"/>
      <w:r w:rsidRPr="001E2993">
        <w:lastRenderedPageBreak/>
        <w:t>Feature importance</w:t>
      </w:r>
      <w:bookmarkEnd w:id="99"/>
      <w:bookmarkEnd w:id="100"/>
    </w:p>
    <w:p w14:paraId="1BBC336D" w14:textId="77777777" w:rsidR="001E2993" w:rsidRPr="001E2993" w:rsidRDefault="001E2993" w:rsidP="001E2993">
      <w:r w:rsidRPr="001E2993">
        <w:t>Jedna od prednosti Random Forest modela je mogućnost procene važnosti prediktora. Analizom važnosti atributa može se uočiti koji atributi imaju najveći uticaj na predikciju OVR rejtinga.</w:t>
      </w:r>
    </w:p>
    <w:p w14:paraId="1E0D9911" w14:textId="523DFAAB" w:rsidR="001E2993" w:rsidRDefault="001E2993" w:rsidP="001E2993">
      <w:r w:rsidRPr="001E2993">
        <w:t>Kod napadača najveći uticaj imaju atributi povezani sa završnicom i tehničkim sposobnostima, kao što su Finishing i Ball Control, dok kod veznih igrača najveći značaj imaju Ball Control, Reactions i Short Passing, što je u skladu sa njihovom ulogom na terenu.</w:t>
      </w:r>
    </w:p>
    <w:p w14:paraId="41B2FF18" w14:textId="4B7BE1D5" w:rsidR="006F61B7" w:rsidRPr="005865DD" w:rsidRDefault="006F61B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FEATURE IMPORTANCE — RF </w:t>
      </w:r>
      <w:r w:rsidRPr="005865DD">
        <w:rPr>
          <w:rFonts w:ascii="Consolas" w:hAnsi="Consolas"/>
          <w:sz w:val="20"/>
          <w:szCs w:val="20"/>
        </w:rPr>
        <w:t>NAPADAČI</w:t>
      </w:r>
    </w:p>
    <w:p w14:paraId="5D469D77"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rf_imp_atc &lt;- data.frame(</w:t>
      </w:r>
    </w:p>
    <w:p w14:paraId="7913C780"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feature = names(rf_atc$variable.importance),</w:t>
      </w:r>
    </w:p>
    <w:p w14:paraId="06D98193"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importance = rf_atc$variable.importance</w:t>
      </w:r>
    </w:p>
    <w:p w14:paraId="614C927B"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w:t>
      </w:r>
    </w:p>
    <w:p w14:paraId="519C6DB9"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rf_imp_atc &lt;- rf_imp_atc[order(-rf_imp_atc$importance), ]</w:t>
      </w:r>
    </w:p>
    <w:p w14:paraId="792A2167"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print(rf_imp_atc)</w:t>
      </w:r>
    </w:p>
    <w:p w14:paraId="60506C65"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p>
    <w:p w14:paraId="085B41D3"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library(ggplot2)</w:t>
      </w:r>
    </w:p>
    <w:p w14:paraId="2FF8FB0B"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p>
    <w:p w14:paraId="7DC3A218"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ggplot(rf_imp_atc, aes(x = reorder(feature, importance), y = importance)) +</w:t>
      </w:r>
    </w:p>
    <w:p w14:paraId="552E6F66"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geom_col(fill = "steelblue") +</w:t>
      </w:r>
    </w:p>
    <w:p w14:paraId="71747F7B"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coord_flip() +</w:t>
      </w:r>
    </w:p>
    <w:p w14:paraId="1D4B9350"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labs(</w:t>
      </w:r>
    </w:p>
    <w:p w14:paraId="775F20D4"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title = "Random Forest Feature Importance — Napadači",</w:t>
      </w:r>
    </w:p>
    <w:p w14:paraId="177B4AC5"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x = "Feature",</w:t>
      </w:r>
    </w:p>
    <w:p w14:paraId="6FF034D1"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y = "Importance"</w:t>
      </w:r>
    </w:p>
    <w:p w14:paraId="6D271A2D" w14:textId="77777777" w:rsidR="00CD1B37"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 +</w:t>
      </w:r>
    </w:p>
    <w:p w14:paraId="4A4912C7" w14:textId="1024320D" w:rsidR="00DD484D" w:rsidRPr="005865DD" w:rsidRDefault="00CD1B37" w:rsidP="00CD1B3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theme_minimal()</w:t>
      </w:r>
    </w:p>
    <w:p w14:paraId="19F35B58" w14:textId="53F735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FEATURE IMPORTANCE — RF VEZNJACI</w:t>
      </w:r>
    </w:p>
    <w:p w14:paraId="2804052E"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rf_imp_mid &lt;- data.frame(</w:t>
      </w:r>
    </w:p>
    <w:p w14:paraId="3D4770C1"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feature = names(rf_mid$variable.importance),</w:t>
      </w:r>
    </w:p>
    <w:p w14:paraId="78BD7B0B"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importance = rf_mid$variable.importance</w:t>
      </w:r>
    </w:p>
    <w:p w14:paraId="126B6E2C" w14:textId="33803444"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lastRenderedPageBreak/>
        <w:t>)</w:t>
      </w:r>
    </w:p>
    <w:p w14:paraId="253CCFC7" w14:textId="43586886"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rf_imp_mid &lt;- rf_imp_mid[order(-rf_imp_mid$importance), ]</w:t>
      </w:r>
    </w:p>
    <w:p w14:paraId="5CB28650" w14:textId="3E3F2334"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print(rf_imp_mid)</w:t>
      </w:r>
    </w:p>
    <w:p w14:paraId="47D79B01"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ggplot(rf_imp_mid, aes(x = reorder(feature, importance), y = importance)) +</w:t>
      </w:r>
    </w:p>
    <w:p w14:paraId="35625D71"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geom_col(fill = "steelblue") +</w:t>
      </w:r>
    </w:p>
    <w:p w14:paraId="19A776FE"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coord_flip() +</w:t>
      </w:r>
    </w:p>
    <w:p w14:paraId="488CB7EE"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labs(</w:t>
      </w:r>
    </w:p>
    <w:p w14:paraId="5978EE24"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title = "Random Forest Feature Importance — Veznjaci",</w:t>
      </w:r>
    </w:p>
    <w:p w14:paraId="0F54BC43"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x = "Feature",</w:t>
      </w:r>
    </w:p>
    <w:p w14:paraId="40C7205F"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y = "Importance"</w:t>
      </w:r>
    </w:p>
    <w:p w14:paraId="3231A1AC" w14:textId="77777777" w:rsidR="006F61B7" w:rsidRPr="005865DD" w:rsidRDefault="006F61B7" w:rsidP="006F61B7">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 +</w:t>
      </w:r>
    </w:p>
    <w:p w14:paraId="497B3B53" w14:textId="35141010" w:rsidR="00A4341E" w:rsidRPr="00A4341E" w:rsidRDefault="006F61B7" w:rsidP="00A4341E">
      <w:pPr>
        <w:pBdr>
          <w:top w:val="single" w:sz="4" w:space="1" w:color="auto"/>
          <w:left w:val="single" w:sz="4" w:space="4" w:color="auto"/>
          <w:bottom w:val="single" w:sz="4" w:space="1" w:color="auto"/>
          <w:right w:val="single" w:sz="4" w:space="4" w:color="auto"/>
        </w:pBdr>
        <w:rPr>
          <w:rFonts w:ascii="Consolas" w:hAnsi="Consolas"/>
          <w:sz w:val="20"/>
          <w:szCs w:val="20"/>
        </w:rPr>
      </w:pPr>
      <w:r w:rsidRPr="005865DD">
        <w:rPr>
          <w:rFonts w:ascii="Consolas" w:hAnsi="Consolas"/>
          <w:sz w:val="20"/>
          <w:szCs w:val="20"/>
        </w:rPr>
        <w:t xml:space="preserve">  theme_minimal()</w:t>
      </w:r>
    </w:p>
    <w:p w14:paraId="090EFDE3" w14:textId="1F65F4FF" w:rsidR="006C44E7" w:rsidRPr="006C44E7" w:rsidRDefault="00BD30F5" w:rsidP="0058676A">
      <w:pPr>
        <w:pStyle w:val="Caption"/>
        <w:jc w:val="center"/>
      </w:pPr>
      <w:r>
        <w:t>Feature importance kod random forest</w:t>
      </w:r>
    </w:p>
    <w:p w14:paraId="5DEC0C2C" w14:textId="25749ED3" w:rsidR="00A4341E" w:rsidRDefault="0058676A" w:rsidP="005865DD">
      <w:pPr>
        <w:pStyle w:val="Caption"/>
      </w:pPr>
      <w:ins w:id="101" w:author="{2876B58C-4FFD-46CC-8091-A695FE201052}" w:date="2026-02-17T15:55:00Z" w16du:dateUtc="2026-02-17T14:55:00Z">
        <w:r>
          <w:rPr>
            <w:noProof/>
          </w:rPr>
          <w:drawing>
            <wp:anchor distT="0" distB="0" distL="114300" distR="114300" simplePos="0" relativeHeight="251766272" behindDoc="0" locked="0" layoutInCell="1" allowOverlap="1" wp14:anchorId="37B016C2" wp14:editId="5DCA2C52">
              <wp:simplePos x="0" y="0"/>
              <wp:positionH relativeFrom="margin">
                <wp:align>left</wp:align>
              </wp:positionH>
              <wp:positionV relativeFrom="paragraph">
                <wp:posOffset>52705</wp:posOffset>
              </wp:positionV>
              <wp:extent cx="5819775" cy="3687723"/>
              <wp:effectExtent l="0" t="0" r="0" b="8255"/>
              <wp:wrapNone/>
              <wp:docPr id="5089014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38198" name="Picture 302138198"/>
                      <pic:cNvPicPr/>
                    </pic:nvPicPr>
                    <pic:blipFill>
                      <a:blip r:embed="rId65">
                        <a:extLst>
                          <a:ext uri="{28A0092B-C50C-407E-A947-70E740481C1C}">
                            <a14:useLocalDpi xmlns:a14="http://schemas.microsoft.com/office/drawing/2010/main" val="0"/>
                          </a:ext>
                        </a:extLst>
                      </a:blip>
                      <a:stretch>
                        <a:fillRect/>
                      </a:stretch>
                    </pic:blipFill>
                    <pic:spPr>
                      <a:xfrm>
                        <a:off x="0" y="0"/>
                        <a:ext cx="5819775" cy="3687723"/>
                      </a:xfrm>
                      <a:prstGeom prst="rect">
                        <a:avLst/>
                      </a:prstGeom>
                    </pic:spPr>
                  </pic:pic>
                </a:graphicData>
              </a:graphic>
              <wp14:sizeRelH relativeFrom="margin">
                <wp14:pctWidth>0</wp14:pctWidth>
              </wp14:sizeRelH>
              <wp14:sizeRelV relativeFrom="margin">
                <wp14:pctHeight>0</wp14:pctHeight>
              </wp14:sizeRelV>
            </wp:anchor>
          </w:drawing>
        </w:r>
      </w:ins>
    </w:p>
    <w:p w14:paraId="503E8F42" w14:textId="0AD46F5B" w:rsidR="00A4341E" w:rsidRDefault="00A4341E" w:rsidP="005865DD">
      <w:pPr>
        <w:pStyle w:val="Caption"/>
      </w:pPr>
    </w:p>
    <w:p w14:paraId="32C6C3C4" w14:textId="683EF862" w:rsidR="00A4341E" w:rsidRDefault="00A4341E" w:rsidP="005865DD">
      <w:pPr>
        <w:pStyle w:val="Caption"/>
      </w:pPr>
    </w:p>
    <w:p w14:paraId="5385CE56" w14:textId="31AAC5C7" w:rsidR="00A4341E" w:rsidRDefault="00A4341E" w:rsidP="005865DD">
      <w:pPr>
        <w:pStyle w:val="Caption"/>
      </w:pPr>
    </w:p>
    <w:p w14:paraId="553A7730" w14:textId="77777777" w:rsidR="00A4341E" w:rsidRDefault="00A4341E" w:rsidP="005865DD">
      <w:pPr>
        <w:pStyle w:val="Caption"/>
      </w:pPr>
    </w:p>
    <w:p w14:paraId="4939BE2A" w14:textId="31B26C93" w:rsidR="00A4341E" w:rsidRDefault="00A4341E" w:rsidP="005865DD">
      <w:pPr>
        <w:pStyle w:val="Caption"/>
      </w:pPr>
    </w:p>
    <w:p w14:paraId="27BAEB4D" w14:textId="18FB43C5" w:rsidR="00A4341E" w:rsidRDefault="00A4341E" w:rsidP="005865DD">
      <w:pPr>
        <w:pStyle w:val="Caption"/>
      </w:pPr>
    </w:p>
    <w:p w14:paraId="173ADFE7" w14:textId="0974E20C" w:rsidR="00A4341E" w:rsidRDefault="00A4341E" w:rsidP="005865DD">
      <w:pPr>
        <w:pStyle w:val="Caption"/>
      </w:pPr>
    </w:p>
    <w:p w14:paraId="173F8C15" w14:textId="27076A6E" w:rsidR="00A4341E" w:rsidRDefault="00A4341E" w:rsidP="005865DD">
      <w:pPr>
        <w:pStyle w:val="Caption"/>
      </w:pPr>
    </w:p>
    <w:p w14:paraId="1FC8BC66" w14:textId="086A2529" w:rsidR="00BD30F5" w:rsidRPr="00BD30F5" w:rsidRDefault="00BD30F5" w:rsidP="00CF6F81">
      <w:pPr>
        <w:pStyle w:val="Caption"/>
      </w:pPr>
    </w:p>
    <w:p w14:paraId="0DE1B430" w14:textId="22238A7A" w:rsidR="005865DD" w:rsidRPr="005865DD" w:rsidRDefault="005865DD" w:rsidP="005865DD"/>
    <w:p w14:paraId="6DF58179" w14:textId="475B085D" w:rsidR="00A4341E" w:rsidRDefault="0058676A" w:rsidP="001E2993">
      <w:pPr>
        <w:pStyle w:val="Heading2"/>
      </w:pPr>
      <w:bookmarkStart w:id="102" w:name="_Toc222236713"/>
      <w:bookmarkStart w:id="103" w:name="_Toc222237980"/>
      <w:r>
        <w:rPr>
          <w:noProof/>
        </w:rPr>
        <w:lastRenderedPageBreak/>
        <w:drawing>
          <wp:anchor distT="0" distB="0" distL="114300" distR="114300" simplePos="0" relativeHeight="251793920" behindDoc="0" locked="0" layoutInCell="1" allowOverlap="1" wp14:anchorId="738747D1" wp14:editId="0A5CB0CE">
            <wp:simplePos x="0" y="0"/>
            <wp:positionH relativeFrom="margin">
              <wp:align>left</wp:align>
            </wp:positionH>
            <wp:positionV relativeFrom="paragraph">
              <wp:posOffset>-155575</wp:posOffset>
            </wp:positionV>
            <wp:extent cx="5847394" cy="3705225"/>
            <wp:effectExtent l="0" t="0" r="1270" b="0"/>
            <wp:wrapNone/>
            <wp:docPr id="12600138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13837" name="Picture 1260013837"/>
                    <pic:cNvPicPr/>
                  </pic:nvPicPr>
                  <pic:blipFill>
                    <a:blip r:embed="rId66">
                      <a:extLst>
                        <a:ext uri="{28A0092B-C50C-407E-A947-70E740481C1C}">
                          <a14:useLocalDpi xmlns:a14="http://schemas.microsoft.com/office/drawing/2010/main" val="0"/>
                        </a:ext>
                      </a:extLst>
                    </a:blip>
                    <a:stretch>
                      <a:fillRect/>
                    </a:stretch>
                  </pic:blipFill>
                  <pic:spPr>
                    <a:xfrm>
                      <a:off x="0" y="0"/>
                      <a:ext cx="5847394" cy="3705225"/>
                    </a:xfrm>
                    <a:prstGeom prst="rect">
                      <a:avLst/>
                    </a:prstGeom>
                  </pic:spPr>
                </pic:pic>
              </a:graphicData>
            </a:graphic>
            <wp14:sizeRelH relativeFrom="margin">
              <wp14:pctWidth>0</wp14:pctWidth>
            </wp14:sizeRelH>
            <wp14:sizeRelV relativeFrom="margin">
              <wp14:pctHeight>0</wp14:pctHeight>
            </wp14:sizeRelV>
          </wp:anchor>
        </w:drawing>
      </w:r>
      <w:bookmarkEnd w:id="102"/>
      <w:bookmarkEnd w:id="103"/>
    </w:p>
    <w:p w14:paraId="654BC93B" w14:textId="6CE2EDD6" w:rsidR="00A4341E" w:rsidRDefault="00A4341E" w:rsidP="001E2993">
      <w:pPr>
        <w:pStyle w:val="Heading2"/>
      </w:pPr>
    </w:p>
    <w:p w14:paraId="212F3E8C" w14:textId="4BA7806F" w:rsidR="00A4341E" w:rsidRDefault="00A4341E" w:rsidP="001E2993">
      <w:pPr>
        <w:pStyle w:val="Heading2"/>
      </w:pPr>
    </w:p>
    <w:p w14:paraId="28D943F7" w14:textId="77777777" w:rsidR="00A4341E" w:rsidRDefault="00A4341E" w:rsidP="001E2993">
      <w:pPr>
        <w:pStyle w:val="Heading2"/>
      </w:pPr>
    </w:p>
    <w:p w14:paraId="7DDF2152" w14:textId="65943C99" w:rsidR="00A4341E" w:rsidRPr="00A4341E" w:rsidRDefault="00A4341E" w:rsidP="00A4341E"/>
    <w:p w14:paraId="0D92D100" w14:textId="1EAE5EB8" w:rsidR="00A4341E" w:rsidRDefault="00A4341E" w:rsidP="001E2993">
      <w:pPr>
        <w:pStyle w:val="Heading2"/>
      </w:pPr>
    </w:p>
    <w:p w14:paraId="4D3D35DA" w14:textId="41E05D3A" w:rsidR="00A4341E" w:rsidRDefault="00A4341E" w:rsidP="001E2993">
      <w:pPr>
        <w:pStyle w:val="Heading2"/>
      </w:pPr>
    </w:p>
    <w:p w14:paraId="1FAFB479" w14:textId="3489734D" w:rsidR="00A4341E" w:rsidRDefault="00A4341E" w:rsidP="001E2993">
      <w:pPr>
        <w:pStyle w:val="Heading2"/>
      </w:pPr>
    </w:p>
    <w:p w14:paraId="63D98984" w14:textId="77777777" w:rsidR="00A4341E" w:rsidRDefault="00A4341E" w:rsidP="001E2993">
      <w:pPr>
        <w:pStyle w:val="Heading2"/>
      </w:pPr>
    </w:p>
    <w:p w14:paraId="0974F687" w14:textId="77777777" w:rsidR="00A4341E" w:rsidRDefault="00A4341E" w:rsidP="001E2993">
      <w:pPr>
        <w:pStyle w:val="Heading2"/>
      </w:pPr>
    </w:p>
    <w:p w14:paraId="2A2BF880" w14:textId="5A1FF316" w:rsidR="00A4341E" w:rsidRDefault="00A4341E" w:rsidP="00A4341E">
      <w:pPr>
        <w:pStyle w:val="Caption"/>
        <w:jc w:val="center"/>
      </w:pPr>
      <w:r>
        <w:t>Grafici za feature importance</w:t>
      </w:r>
    </w:p>
    <w:p w14:paraId="000755AD" w14:textId="67224E8A" w:rsidR="001E2993" w:rsidRPr="001E2993" w:rsidRDefault="001E2993" w:rsidP="001E2993">
      <w:pPr>
        <w:pStyle w:val="Heading2"/>
      </w:pPr>
      <w:bookmarkStart w:id="104" w:name="_Toc222236770"/>
      <w:bookmarkStart w:id="105" w:name="_Toc222237981"/>
      <w:r w:rsidRPr="001E2993">
        <w:t>XGBoost</w:t>
      </w:r>
      <w:bookmarkEnd w:id="104"/>
      <w:bookmarkEnd w:id="105"/>
    </w:p>
    <w:p w14:paraId="346E7C4E" w14:textId="77777777" w:rsidR="001E2993" w:rsidRPr="001E2993" w:rsidRDefault="001E2993" w:rsidP="001E2993">
      <w:pPr>
        <w:pStyle w:val="Heading3"/>
      </w:pPr>
      <w:bookmarkStart w:id="106" w:name="_Toc222236771"/>
      <w:bookmarkStart w:id="107" w:name="_Toc222237982"/>
      <w:r w:rsidRPr="001E2993">
        <w:t>Uvod</w:t>
      </w:r>
      <w:bookmarkEnd w:id="106"/>
      <w:bookmarkEnd w:id="107"/>
    </w:p>
    <w:p w14:paraId="0DA3877E" w14:textId="77777777" w:rsidR="001E2993" w:rsidRPr="001E2993" w:rsidRDefault="001E2993" w:rsidP="001E2993">
      <w:r w:rsidRPr="001E2993">
        <w:t>Sledeći model koji je testiran je XGBoost. XGBoost predstavlja naprednu verziju boosting algoritma zasnovanog na stablima odlučivanja. Za razliku od Random Forest modela, gde stabla rade nezavisno, XGBoost gradi stabla sekvencijalno tako da svako naredno stablo pokušava da ispravi greške prethodnog modela.</w:t>
      </w:r>
    </w:p>
    <w:p w14:paraId="5591B501" w14:textId="77777777" w:rsidR="001E2993" w:rsidRPr="001E2993" w:rsidRDefault="001E2993" w:rsidP="001E2993">
      <w:r w:rsidRPr="001E2993">
        <w:t>Ovaj pristup često dovodi do veće preciznosti predikcije, ali zahteva veću računarsku složenost i pažljiviju pripremu podataka.</w:t>
      </w:r>
    </w:p>
    <w:p w14:paraId="51D9C519" w14:textId="2F060EC3" w:rsidR="001E2993" w:rsidRPr="001E2993" w:rsidRDefault="001E2993" w:rsidP="001E2993"/>
    <w:p w14:paraId="616E20A1" w14:textId="3D2CAFED" w:rsidR="005F29A1" w:rsidRPr="005F29A1" w:rsidRDefault="001E2993" w:rsidP="00BD30F5">
      <w:pPr>
        <w:pStyle w:val="Heading3"/>
      </w:pPr>
      <w:bookmarkStart w:id="108" w:name="_Toc222236772"/>
      <w:bookmarkStart w:id="109" w:name="_Toc222237983"/>
      <w:r w:rsidRPr="001E2993">
        <w:t>Priprema podataka i treniranje</w:t>
      </w:r>
      <w:bookmarkEnd w:id="108"/>
      <w:bookmarkEnd w:id="109"/>
    </w:p>
    <w:p w14:paraId="6D8A2504" w14:textId="77777777" w:rsidR="001E2993" w:rsidRPr="001E2993" w:rsidRDefault="001E2993" w:rsidP="001E2993">
      <w:r w:rsidRPr="001E2993">
        <w:t>Pre treniranja modela bilo je potrebno izdvojiti samo numeričke atribute iz skupa podataka, jer XGBoost zahteva numeričke ulazne promenljive. Model je treniran korišćenjem kvadratne funkcije greške kao ciljne funkcije.</w:t>
      </w:r>
    </w:p>
    <w:p w14:paraId="67BAEC28" w14:textId="77777777" w:rsidR="001E2993" w:rsidRDefault="001E2993" w:rsidP="001E2993">
      <w:r w:rsidRPr="001E2993">
        <w:t>Treniranje je izvršeno posebno za skup napadača i skup veznih igrača.</w:t>
      </w:r>
    </w:p>
    <w:p w14:paraId="7A9BD9BE" w14:textId="77777777" w:rsidR="009A7E1E" w:rsidRDefault="009A7E1E" w:rsidP="001E2993"/>
    <w:p w14:paraId="377E3E70" w14:textId="2536A4B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lastRenderedPageBreak/>
        <w:t>install.packages("xgboost")</w:t>
      </w:r>
    </w:p>
    <w:p w14:paraId="60D5EBBC" w14:textId="49A8CDDB"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library(xgboost)</w:t>
      </w:r>
    </w:p>
    <w:p w14:paraId="09C16956"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NAPADACI</w:t>
      </w:r>
    </w:p>
    <w:p w14:paraId="5BF2C59B"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num_cols_atc &lt;- names(train_atc)[sapply(train_atc, is.numeric)]</w:t>
      </w:r>
    </w:p>
    <w:p w14:paraId="3E9761E9" w14:textId="3FA62710"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num_cols_atc &lt;- setdiff(num_cols_atc, "OVR")</w:t>
      </w:r>
    </w:p>
    <w:p w14:paraId="509400F5"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train_matrix_atc &lt;- as.matrix(train_atc[, num_cols_atc])</w:t>
      </w:r>
    </w:p>
    <w:p w14:paraId="62B95DFF" w14:textId="6EC11856"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test_matrix_atc &lt;- as.matrix(test_atc[, num_cols_atc])</w:t>
      </w:r>
    </w:p>
    <w:p w14:paraId="54DC8559" w14:textId="3DA9894A"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train_label_atc &lt;- train_atc$OVR</w:t>
      </w:r>
    </w:p>
    <w:p w14:paraId="2AF49075"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xgb_atc &lt;- xgboost(</w:t>
      </w:r>
    </w:p>
    <w:p w14:paraId="0356AC47"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data = train_matrix_atc,</w:t>
      </w:r>
    </w:p>
    <w:p w14:paraId="2F1BD61E"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label = train_label_atc,</w:t>
      </w:r>
    </w:p>
    <w:p w14:paraId="59F20AD3"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nrounds = 100,</w:t>
      </w:r>
    </w:p>
    <w:p w14:paraId="359616E5"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objective = "reg:squarederror",</w:t>
      </w:r>
    </w:p>
    <w:p w14:paraId="59F92BA7"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tree_method = "hist",</w:t>
      </w:r>
    </w:p>
    <w:p w14:paraId="470C850D" w14:textId="77777777" w:rsidR="009A7E1E" w:rsidRP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 xml:space="preserve">  verbose = 0</w:t>
      </w:r>
    </w:p>
    <w:p w14:paraId="31E2040B" w14:textId="46592654" w:rsidR="009A7E1E" w:rsidRDefault="009A7E1E"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sidRPr="009A7E1E">
        <w:rPr>
          <w:rFonts w:ascii="Consolas" w:hAnsi="Consolas"/>
          <w:sz w:val="20"/>
          <w:szCs w:val="20"/>
        </w:rPr>
        <w:t>)</w:t>
      </w:r>
    </w:p>
    <w:p w14:paraId="2E5A3B8A" w14:textId="15DD9725" w:rsidR="004C75BB" w:rsidRDefault="004C75BB" w:rsidP="009A7E1E">
      <w:pPr>
        <w:pBdr>
          <w:top w:val="single" w:sz="4" w:space="1" w:color="auto"/>
          <w:left w:val="single" w:sz="4" w:space="4" w:color="auto"/>
          <w:bottom w:val="single" w:sz="4" w:space="1" w:color="auto"/>
          <w:right w:val="single" w:sz="4" w:space="4" w:color="auto"/>
        </w:pBdr>
        <w:rPr>
          <w:rFonts w:ascii="Consolas" w:hAnsi="Consolas"/>
          <w:sz w:val="20"/>
          <w:szCs w:val="20"/>
        </w:rPr>
      </w:pPr>
      <w:r>
        <w:rPr>
          <w:rFonts w:ascii="Consolas" w:hAnsi="Consolas"/>
          <w:sz w:val="20"/>
          <w:szCs w:val="20"/>
        </w:rPr>
        <w:t>#VEZNJACI</w:t>
      </w:r>
    </w:p>
    <w:p w14:paraId="10D58155"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num_cols_mid &lt;- names(train_mid)[sapply(train_mid, is.numeric)]</w:t>
      </w:r>
    </w:p>
    <w:p w14:paraId="507891FF" w14:textId="59BA13CD"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num_cols_mid &lt;- setdiff(num_cols_mid, "OVR")</w:t>
      </w:r>
    </w:p>
    <w:p w14:paraId="3C85D1EF"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train_matrix_mid &lt;- as.matrix(train_mid[, num_cols_mid])</w:t>
      </w:r>
    </w:p>
    <w:p w14:paraId="70D64FD0" w14:textId="6D4C0918"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test_matrix_mid &lt;- as.matrix(test_mid[, num_cols_mid])</w:t>
      </w:r>
    </w:p>
    <w:p w14:paraId="468B80DA" w14:textId="5CD462F6"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train_label_mid &lt;- train_mid$OVR</w:t>
      </w:r>
    </w:p>
    <w:p w14:paraId="70DB040F"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xgb_mid &lt;- xgboost(</w:t>
      </w:r>
    </w:p>
    <w:p w14:paraId="1D379DA0"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data = train_matrix_mid,</w:t>
      </w:r>
    </w:p>
    <w:p w14:paraId="79A6C56F"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label = train_label_mid,</w:t>
      </w:r>
    </w:p>
    <w:p w14:paraId="0DF12A04"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nrounds = 100,</w:t>
      </w:r>
    </w:p>
    <w:p w14:paraId="77E58423"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objective = "reg:squarederror",</w:t>
      </w:r>
    </w:p>
    <w:p w14:paraId="3B0B24C2"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tree_method = "hist",</w:t>
      </w:r>
    </w:p>
    <w:p w14:paraId="358DEBA3" w14:textId="77777777" w:rsidR="004C75BB" w:rsidRPr="004C75BB"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 xml:space="preserve">  verbose = 0</w:t>
      </w:r>
    </w:p>
    <w:p w14:paraId="0F35E650" w14:textId="209598CB" w:rsidR="004C75BB" w:rsidRPr="009A7E1E" w:rsidRDefault="004C75BB" w:rsidP="004C75BB">
      <w:pPr>
        <w:pBdr>
          <w:top w:val="single" w:sz="4" w:space="1" w:color="auto"/>
          <w:left w:val="single" w:sz="4" w:space="4" w:color="auto"/>
          <w:bottom w:val="single" w:sz="4" w:space="1" w:color="auto"/>
          <w:right w:val="single" w:sz="4" w:space="4" w:color="auto"/>
        </w:pBdr>
        <w:rPr>
          <w:rFonts w:ascii="Consolas" w:hAnsi="Consolas"/>
          <w:sz w:val="20"/>
          <w:szCs w:val="20"/>
        </w:rPr>
      </w:pPr>
      <w:r w:rsidRPr="004C75BB">
        <w:rPr>
          <w:rFonts w:ascii="Consolas" w:hAnsi="Consolas"/>
          <w:sz w:val="20"/>
          <w:szCs w:val="20"/>
        </w:rPr>
        <w:t>)</w:t>
      </w:r>
    </w:p>
    <w:p w14:paraId="0902B558" w14:textId="6DE4D1F5" w:rsidR="001E2993" w:rsidRPr="001E2993" w:rsidRDefault="004C75BB" w:rsidP="004C75BB">
      <w:pPr>
        <w:pStyle w:val="Caption"/>
        <w:jc w:val="center"/>
      </w:pPr>
      <w:r>
        <w:lastRenderedPageBreak/>
        <w:t>R kod treniranja xgboost modela</w:t>
      </w:r>
    </w:p>
    <w:p w14:paraId="47F39948" w14:textId="77777777" w:rsidR="001E2993" w:rsidRPr="001E2993" w:rsidRDefault="001E2993" w:rsidP="001E2993">
      <w:pPr>
        <w:pStyle w:val="Heading3"/>
      </w:pPr>
      <w:bookmarkStart w:id="110" w:name="_Toc222236773"/>
      <w:bookmarkStart w:id="111" w:name="_Toc222237984"/>
      <w:r w:rsidRPr="001E2993">
        <w:t>Predikcija i evaluacija</w:t>
      </w:r>
      <w:bookmarkEnd w:id="110"/>
      <w:bookmarkEnd w:id="111"/>
    </w:p>
    <w:p w14:paraId="674C2E5A" w14:textId="77777777" w:rsidR="001E2993" w:rsidRPr="001E2993" w:rsidRDefault="001E2993" w:rsidP="001E2993">
      <w:r w:rsidRPr="001E2993">
        <w:t>Model je evaluiran pomoću RMSE, MAE i R² metrika. Dobijeni rezultati pokazuju da XGBoost model uspešno prepoznaje glavne trendove u podacima i daje pouzdane predikcije OVR rejtinga.</w:t>
      </w:r>
    </w:p>
    <w:p w14:paraId="709B32AC" w14:textId="77777777" w:rsidR="001E2993" w:rsidRDefault="001E2993" w:rsidP="001E2993">
      <w:r w:rsidRPr="001E2993">
        <w:t>U poređenju sa Random Forest modelom i linearnom regresijom, performanse su slične, uz male razlike u tačnosti predikcije. Rezultati potvrđuju da model može da uhvati složene odnose između atributa igrača i njihovog ukupnog rejtinga.</w:t>
      </w:r>
    </w:p>
    <w:p w14:paraId="4F2ACCF1" w14:textId="0C433873" w:rsidR="004A09B3" w:rsidRPr="004A09B3" w:rsidRDefault="004A09B3" w:rsidP="000719DE">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Pr>
          <w:rFonts w:ascii="Consolas" w:hAnsi="Consolas"/>
          <w:sz w:val="20"/>
          <w:szCs w:val="20"/>
        </w:rPr>
        <w:t>#NAPADA</w:t>
      </w:r>
      <w:r>
        <w:rPr>
          <w:rFonts w:ascii="Consolas" w:hAnsi="Consolas"/>
          <w:sz w:val="20"/>
          <w:szCs w:val="20"/>
          <w:lang w:val="sr-Latn-RS"/>
        </w:rPr>
        <w:t>ČI</w:t>
      </w:r>
    </w:p>
    <w:p w14:paraId="64589DAE" w14:textId="3B6C9206"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xgb_pred_atc &lt;- predict(xgb_atc, newdata = test_matrix_atc)</w:t>
      </w:r>
    </w:p>
    <w:p w14:paraId="36A6172B"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xgb_rmse_atc &lt;- sqrt(mean((xgb_pred_atc - true_ovr_atc)^2))</w:t>
      </w:r>
    </w:p>
    <w:p w14:paraId="1CD3A93C"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xgb_mae_atc &lt;- mean(abs(xgb_pred_atc - true_ovr_atc))</w:t>
      </w:r>
    </w:p>
    <w:p w14:paraId="7F1029C0"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xgb_r2_atc &lt;- 1 - sum((xgb_pred_atc - true_ovr_atc)^2) /</w:t>
      </w:r>
    </w:p>
    <w:p w14:paraId="75A5438E" w14:textId="40C9135A"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 xml:space="preserve">  sum((true_ovr_atc - mean(true_ovr_atc))^2)</w:t>
      </w:r>
    </w:p>
    <w:p w14:paraId="601D8F6D"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xgb_rmse_atc</w:t>
      </w:r>
    </w:p>
    <w:p w14:paraId="691437B7"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xgb_mae_atc</w:t>
      </w:r>
    </w:p>
    <w:p w14:paraId="144C3D1E" w14:textId="47AA4FA1" w:rsidR="004C75BB"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xgb_r2_atc</w:t>
      </w:r>
    </w:p>
    <w:p w14:paraId="5E54065B" w14:textId="6E8057A3" w:rsidR="000719DE" w:rsidRPr="004A09B3" w:rsidRDefault="004A09B3"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Pr>
          <w:rFonts w:ascii="Consolas" w:hAnsi="Consolas"/>
          <w:sz w:val="20"/>
          <w:szCs w:val="20"/>
        </w:rPr>
        <w:t>#VEZNJACI</w:t>
      </w:r>
    </w:p>
    <w:p w14:paraId="6E508327" w14:textId="19F51D2D"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xgb_pred_mid &lt;- predict(xgb_mid, newdata = test_matrix_mid)</w:t>
      </w:r>
    </w:p>
    <w:p w14:paraId="21C450CD"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xgb_rmse_mid &lt;- sqrt(mean((xgb_pred_mid - true_ovr_mid)^2))</w:t>
      </w:r>
    </w:p>
    <w:p w14:paraId="035C9607"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xgb_mae_mid &lt;- mean(abs(xgb_pred_mid - true_ovr_mid))</w:t>
      </w:r>
    </w:p>
    <w:p w14:paraId="11F43DF2"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xgb_r2_mid &lt;- 1 - sum((xgb_pred_mid - true_ovr_mid)^2) /</w:t>
      </w:r>
    </w:p>
    <w:p w14:paraId="30D785E9" w14:textId="4980BAED"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 xml:space="preserve">  sum((true_ovr_mid - mean(true_ovr_mid))^2)</w:t>
      </w:r>
    </w:p>
    <w:p w14:paraId="5739097E"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xgb_rmse_mid</w:t>
      </w:r>
    </w:p>
    <w:p w14:paraId="422E1C69" w14:textId="77777777" w:rsidR="000719DE"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xgb_mae_mid</w:t>
      </w:r>
    </w:p>
    <w:p w14:paraId="0CF3D39E" w14:textId="7E04C8B9" w:rsidR="001E2993" w:rsidRPr="004A09B3" w:rsidRDefault="000719DE" w:rsidP="000719DE">
      <w:pPr>
        <w:pBdr>
          <w:top w:val="single" w:sz="4" w:space="1" w:color="auto"/>
          <w:left w:val="single" w:sz="4" w:space="4" w:color="auto"/>
          <w:bottom w:val="single" w:sz="4" w:space="1" w:color="auto"/>
          <w:right w:val="single" w:sz="4" w:space="4" w:color="auto"/>
        </w:pBdr>
        <w:rPr>
          <w:rFonts w:ascii="Consolas" w:hAnsi="Consolas"/>
          <w:sz w:val="20"/>
          <w:szCs w:val="20"/>
        </w:rPr>
      </w:pPr>
      <w:r w:rsidRPr="004A09B3">
        <w:rPr>
          <w:rFonts w:ascii="Consolas" w:hAnsi="Consolas"/>
          <w:sz w:val="20"/>
          <w:szCs w:val="20"/>
        </w:rPr>
        <w:t>xgb_r2_mid</w:t>
      </w:r>
    </w:p>
    <w:p w14:paraId="6B7E5A49" w14:textId="29B85BF9" w:rsidR="004A09B3" w:rsidRDefault="000D3865" w:rsidP="000D3865">
      <w:pPr>
        <w:pStyle w:val="Caption"/>
        <w:jc w:val="center"/>
      </w:pPr>
      <w:r w:rsidRPr="009C45A9">
        <w:rPr>
          <w:noProof/>
        </w:rPr>
        <w:drawing>
          <wp:anchor distT="0" distB="0" distL="114300" distR="114300" simplePos="0" relativeHeight="251639296" behindDoc="0" locked="0" layoutInCell="1" allowOverlap="1" wp14:anchorId="768A96E6" wp14:editId="1A08C6C0">
            <wp:simplePos x="0" y="0"/>
            <wp:positionH relativeFrom="column">
              <wp:posOffset>3766185</wp:posOffset>
            </wp:positionH>
            <wp:positionV relativeFrom="paragraph">
              <wp:posOffset>151765</wp:posOffset>
            </wp:positionV>
            <wp:extent cx="1162050" cy="962025"/>
            <wp:effectExtent l="0" t="0" r="0" b="9525"/>
            <wp:wrapNone/>
            <wp:docPr id="26405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57427" name=""/>
                    <pic:cNvPicPr/>
                  </pic:nvPicPr>
                  <pic:blipFill>
                    <a:blip r:embed="rId67">
                      <a:extLst>
                        <a:ext uri="{28A0092B-C50C-407E-A947-70E740481C1C}">
                          <a14:useLocalDpi xmlns:a14="http://schemas.microsoft.com/office/drawing/2010/main" val="0"/>
                        </a:ext>
                      </a:extLst>
                    </a:blip>
                    <a:stretch>
                      <a:fillRect/>
                    </a:stretch>
                  </pic:blipFill>
                  <pic:spPr>
                    <a:xfrm>
                      <a:off x="0" y="0"/>
                      <a:ext cx="1162050" cy="962025"/>
                    </a:xfrm>
                    <a:prstGeom prst="rect">
                      <a:avLst/>
                    </a:prstGeom>
                  </pic:spPr>
                </pic:pic>
              </a:graphicData>
            </a:graphic>
          </wp:anchor>
        </w:drawing>
      </w:r>
      <w:r w:rsidRPr="00CB547A">
        <w:rPr>
          <w:noProof/>
        </w:rPr>
        <w:drawing>
          <wp:anchor distT="0" distB="0" distL="114300" distR="114300" simplePos="0" relativeHeight="251659776" behindDoc="0" locked="0" layoutInCell="1" allowOverlap="1" wp14:anchorId="39EB99B9" wp14:editId="2E7E076D">
            <wp:simplePos x="0" y="0"/>
            <wp:positionH relativeFrom="column">
              <wp:posOffset>1062990</wp:posOffset>
            </wp:positionH>
            <wp:positionV relativeFrom="paragraph">
              <wp:posOffset>193675</wp:posOffset>
            </wp:positionV>
            <wp:extent cx="1133633" cy="895475"/>
            <wp:effectExtent l="0" t="0" r="9525" b="0"/>
            <wp:wrapNone/>
            <wp:docPr id="16435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4254" name=""/>
                    <pic:cNvPicPr/>
                  </pic:nvPicPr>
                  <pic:blipFill>
                    <a:blip r:embed="rId68">
                      <a:extLst>
                        <a:ext uri="{28A0092B-C50C-407E-A947-70E740481C1C}">
                          <a14:useLocalDpi xmlns:a14="http://schemas.microsoft.com/office/drawing/2010/main" val="0"/>
                        </a:ext>
                      </a:extLst>
                    </a:blip>
                    <a:stretch>
                      <a:fillRect/>
                    </a:stretch>
                  </pic:blipFill>
                  <pic:spPr>
                    <a:xfrm>
                      <a:off x="0" y="0"/>
                      <a:ext cx="1133633" cy="895475"/>
                    </a:xfrm>
                    <a:prstGeom prst="rect">
                      <a:avLst/>
                    </a:prstGeom>
                  </pic:spPr>
                </pic:pic>
              </a:graphicData>
            </a:graphic>
          </wp:anchor>
        </w:drawing>
      </w:r>
      <w:r w:rsidR="004A09B3">
        <w:t>R kod predikcije i izračunavanje metrika</w:t>
      </w:r>
    </w:p>
    <w:p w14:paraId="51643018" w14:textId="77777777" w:rsidR="004A09B3" w:rsidRPr="004A09B3" w:rsidRDefault="004A09B3" w:rsidP="004A09B3"/>
    <w:p w14:paraId="06AC86F7" w14:textId="77777777" w:rsidR="00CB547A" w:rsidRDefault="00CB547A" w:rsidP="001E2993">
      <w:pPr>
        <w:pStyle w:val="Heading3"/>
      </w:pPr>
    </w:p>
    <w:p w14:paraId="52D38323" w14:textId="43230D3D" w:rsidR="00CB547A" w:rsidRDefault="00EE4CAF" w:rsidP="00EE4CAF">
      <w:pPr>
        <w:pStyle w:val="Caption"/>
        <w:jc w:val="center"/>
      </w:pPr>
      <w:r>
        <w:t>Metrike XGBoost modela</w:t>
      </w:r>
    </w:p>
    <w:p w14:paraId="5F5271E4" w14:textId="77777777" w:rsidR="00B05329" w:rsidRPr="00B05329" w:rsidRDefault="00B05329" w:rsidP="00B05329"/>
    <w:p w14:paraId="010A13DE" w14:textId="77777777" w:rsidR="001E2993" w:rsidRPr="001E2993" w:rsidRDefault="001E2993" w:rsidP="001E2993">
      <w:pPr>
        <w:pStyle w:val="Heading3"/>
      </w:pPr>
      <w:bookmarkStart w:id="112" w:name="_Toc222236774"/>
      <w:bookmarkStart w:id="113" w:name="_Toc222237985"/>
      <w:r w:rsidRPr="001E2993">
        <w:t>Feature importance</w:t>
      </w:r>
      <w:bookmarkEnd w:id="112"/>
      <w:bookmarkEnd w:id="113"/>
    </w:p>
    <w:p w14:paraId="7AA8D95A" w14:textId="77777777" w:rsidR="001E2993" w:rsidRPr="001E2993" w:rsidRDefault="001E2993" w:rsidP="001E2993">
      <w:r w:rsidRPr="001E2993">
        <w:t>Kod XGBoost modela važnost prediktora prikazana je pomoću Gain metrike. Analiza pokazuje da model najveći značaj pridaje atributima koji imaju najveću korelaciju sa OVR rejtingom, dok ostali atributi imaju manji doprinos.</w:t>
      </w:r>
    </w:p>
    <w:p w14:paraId="3AA74A42" w14:textId="77777777" w:rsidR="001E2993" w:rsidRDefault="001E2993" w:rsidP="001E2993">
      <w:r w:rsidRPr="001E2993">
        <w:t>Ovakav rezultat potvrđuje da model uspešno identifikuje najvažnije karakteristike igrača za predikciju ukupnog rejtinga.</w:t>
      </w:r>
    </w:p>
    <w:p w14:paraId="12A44475" w14:textId="41239E2B"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FEATURE IMPORTANCE — XGBOOST NAPADACI</w:t>
      </w:r>
    </w:p>
    <w:p w14:paraId="42E2FE11"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xgb_imp_atc &lt;- xgb.importance(</w:t>
      </w:r>
    </w:p>
    <w:p w14:paraId="1939A98B"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model = xgb_atc,</w:t>
      </w:r>
    </w:p>
    <w:p w14:paraId="542A0B64"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feature_names = colnames(train_matrix_atc)</w:t>
      </w:r>
    </w:p>
    <w:p w14:paraId="6D2660FC" w14:textId="7C571D41"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w:t>
      </w:r>
    </w:p>
    <w:p w14:paraId="2B9F64BE" w14:textId="74B8270E"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print(xgb_imp_atc)</w:t>
      </w:r>
    </w:p>
    <w:p w14:paraId="1CE89961"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ggplot(xgb_imp_atc,</w:t>
      </w:r>
    </w:p>
    <w:p w14:paraId="2250D53D"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aes(x = reorder(Feature, Gain), y = Gain)) +</w:t>
      </w:r>
    </w:p>
    <w:p w14:paraId="12114514"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geom_col(fill = "steelblue") +</w:t>
      </w:r>
    </w:p>
    <w:p w14:paraId="3B93C16B"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coord_flip() +</w:t>
      </w:r>
    </w:p>
    <w:p w14:paraId="2E7005B5"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labs(</w:t>
      </w:r>
    </w:p>
    <w:p w14:paraId="1A97B072"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title = "XGBoost Feature Importance — Napadači",</w:t>
      </w:r>
    </w:p>
    <w:p w14:paraId="4858C806"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x = "Feature",</w:t>
      </w:r>
    </w:p>
    <w:p w14:paraId="10FE7A61"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y = "Importance (Gain)"</w:t>
      </w:r>
    </w:p>
    <w:p w14:paraId="0DA999CF" w14:textId="77777777" w:rsidR="009278C5"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 +</w:t>
      </w:r>
    </w:p>
    <w:p w14:paraId="45620198" w14:textId="68CE2239" w:rsidR="001E04E7" w:rsidRPr="001E04E7" w:rsidRDefault="009278C5"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theme_minimal()</w:t>
      </w:r>
    </w:p>
    <w:p w14:paraId="52C1E2F5" w14:textId="145552BA"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FEATURE IMPORTANCE — XGBOOST VEZNJACI</w:t>
      </w:r>
    </w:p>
    <w:p w14:paraId="732CBA46"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xgb_imp_mid &lt;- xgb.importance(</w:t>
      </w:r>
    </w:p>
    <w:p w14:paraId="15F31781"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model = xgb_mid,</w:t>
      </w:r>
    </w:p>
    <w:p w14:paraId="29D95DF2"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feature_names = colnames(train_matrix_mid)</w:t>
      </w:r>
    </w:p>
    <w:p w14:paraId="7CF5FF0D" w14:textId="702FAEC0"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w:t>
      </w:r>
    </w:p>
    <w:p w14:paraId="044695B4"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print(xgb_imp_mid)</w:t>
      </w:r>
    </w:p>
    <w:p w14:paraId="22E9D729"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p>
    <w:p w14:paraId="7FEFFF48"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lastRenderedPageBreak/>
        <w:t>ggplot(xgb_imp_mid,</w:t>
      </w:r>
    </w:p>
    <w:p w14:paraId="3521609F"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aes(x = reorder(Feature, Gain), y = Gain)) +</w:t>
      </w:r>
    </w:p>
    <w:p w14:paraId="5C848A27"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geom_col(fill = "steelblue") +</w:t>
      </w:r>
    </w:p>
    <w:p w14:paraId="63B4E490"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coord_flip() +</w:t>
      </w:r>
    </w:p>
    <w:p w14:paraId="2DB165D2"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labs(</w:t>
      </w:r>
    </w:p>
    <w:p w14:paraId="099BE649"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title = "XGBoost Feature Importance — Veznjaci",</w:t>
      </w:r>
    </w:p>
    <w:p w14:paraId="3CDE2C73"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x = "Feature",</w:t>
      </w:r>
    </w:p>
    <w:p w14:paraId="325C1EE1"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y = "Importance (Gain)"</w:t>
      </w:r>
    </w:p>
    <w:p w14:paraId="1319752F" w14:textId="77777777"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 +</w:t>
      </w:r>
    </w:p>
    <w:p w14:paraId="53152873" w14:textId="52B13E93" w:rsidR="001E04E7" w:rsidRPr="001E04E7" w:rsidRDefault="001E04E7" w:rsidP="001E04E7">
      <w:pPr>
        <w:pBdr>
          <w:top w:val="single" w:sz="4" w:space="1" w:color="auto"/>
          <w:left w:val="single" w:sz="4" w:space="4" w:color="auto"/>
          <w:bottom w:val="single" w:sz="4" w:space="1" w:color="auto"/>
          <w:right w:val="single" w:sz="4" w:space="4" w:color="auto"/>
        </w:pBdr>
        <w:rPr>
          <w:rFonts w:ascii="Consolas" w:hAnsi="Consolas"/>
          <w:sz w:val="20"/>
          <w:szCs w:val="20"/>
        </w:rPr>
      </w:pPr>
      <w:r w:rsidRPr="001E04E7">
        <w:rPr>
          <w:rFonts w:ascii="Consolas" w:hAnsi="Consolas"/>
          <w:sz w:val="20"/>
          <w:szCs w:val="20"/>
        </w:rPr>
        <w:t xml:space="preserve">  theme_minimal()</w:t>
      </w:r>
    </w:p>
    <w:p w14:paraId="3ED88F08" w14:textId="1CB09129" w:rsidR="001E2993" w:rsidRDefault="001A46D7" w:rsidP="001A46D7">
      <w:pPr>
        <w:pStyle w:val="Caption"/>
        <w:jc w:val="center"/>
      </w:pPr>
      <w:r>
        <w:t>Feature importance kod XGBoost-a</w:t>
      </w:r>
    </w:p>
    <w:p w14:paraId="1EDD1061" w14:textId="77777777" w:rsidR="00F620BC" w:rsidRDefault="00F620BC" w:rsidP="00F620BC"/>
    <w:p w14:paraId="5EC400BF" w14:textId="120350D2" w:rsidR="00F620BC" w:rsidRDefault="00F620BC" w:rsidP="00F620BC"/>
    <w:p w14:paraId="6CBE8E1A" w14:textId="1D721B68" w:rsidR="00E77F24" w:rsidRDefault="00174553" w:rsidP="00F620BC">
      <w:r>
        <w:rPr>
          <w:noProof/>
        </w:rPr>
        <w:drawing>
          <wp:anchor distT="0" distB="0" distL="114300" distR="114300" simplePos="0" relativeHeight="251689472" behindDoc="0" locked="0" layoutInCell="1" allowOverlap="1" wp14:anchorId="2C2D2536" wp14:editId="50E04725">
            <wp:simplePos x="0" y="0"/>
            <wp:positionH relativeFrom="margin">
              <wp:align>right</wp:align>
            </wp:positionH>
            <wp:positionV relativeFrom="paragraph">
              <wp:posOffset>-114300</wp:posOffset>
            </wp:positionV>
            <wp:extent cx="5943600" cy="3766015"/>
            <wp:effectExtent l="0" t="0" r="0" b="6350"/>
            <wp:wrapNone/>
            <wp:docPr id="20525658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65863" name="Picture 2052565863"/>
                    <pic:cNvPicPr/>
                  </pic:nvPicPr>
                  <pic:blipFill>
                    <a:blip r:embed="rId69">
                      <a:extLst>
                        <a:ext uri="{28A0092B-C50C-407E-A947-70E740481C1C}">
                          <a14:useLocalDpi xmlns:a14="http://schemas.microsoft.com/office/drawing/2010/main" val="0"/>
                        </a:ext>
                      </a:extLst>
                    </a:blip>
                    <a:stretch>
                      <a:fillRect/>
                    </a:stretch>
                  </pic:blipFill>
                  <pic:spPr>
                    <a:xfrm>
                      <a:off x="0" y="0"/>
                      <a:ext cx="5943600" cy="3766015"/>
                    </a:xfrm>
                    <a:prstGeom prst="rect">
                      <a:avLst/>
                    </a:prstGeom>
                  </pic:spPr>
                </pic:pic>
              </a:graphicData>
            </a:graphic>
            <wp14:sizeRelH relativeFrom="margin">
              <wp14:pctWidth>0</wp14:pctWidth>
            </wp14:sizeRelH>
            <wp14:sizeRelV relativeFrom="margin">
              <wp14:pctHeight>0</wp14:pctHeight>
            </wp14:sizeRelV>
          </wp:anchor>
        </w:drawing>
      </w:r>
    </w:p>
    <w:p w14:paraId="71398966" w14:textId="00064BDD" w:rsidR="00E77F24" w:rsidRDefault="00E77F24" w:rsidP="00F620BC"/>
    <w:p w14:paraId="3CB6009F" w14:textId="77777777" w:rsidR="00E77F24" w:rsidRDefault="00E77F24" w:rsidP="00F620BC"/>
    <w:p w14:paraId="70027606" w14:textId="22282ACF" w:rsidR="00E77F24" w:rsidRDefault="00E77F24" w:rsidP="00F620BC"/>
    <w:p w14:paraId="49143AE8" w14:textId="57C75753" w:rsidR="00E77F24" w:rsidRDefault="00E77F24" w:rsidP="00F620BC"/>
    <w:p w14:paraId="23F27683" w14:textId="3E08F02E" w:rsidR="00E77F24" w:rsidRDefault="00E77F24" w:rsidP="00F620BC"/>
    <w:p w14:paraId="08E5ADF6" w14:textId="7EE8366D" w:rsidR="00E77F24" w:rsidRPr="00F620BC" w:rsidRDefault="00E77F24" w:rsidP="00F620BC"/>
    <w:p w14:paraId="33568A88" w14:textId="06B1B1B8" w:rsidR="00E77F24" w:rsidRDefault="00E77F24" w:rsidP="001E2993">
      <w:pPr>
        <w:pStyle w:val="Heading2"/>
      </w:pPr>
    </w:p>
    <w:p w14:paraId="0E0CA812" w14:textId="57AE73D5" w:rsidR="00E77F24" w:rsidRDefault="00E77F24" w:rsidP="001E2993">
      <w:pPr>
        <w:pStyle w:val="Heading2"/>
      </w:pPr>
    </w:p>
    <w:p w14:paraId="7142BB4D" w14:textId="79ABDDDD" w:rsidR="00E77F24" w:rsidRDefault="00E77F24" w:rsidP="001E2993">
      <w:pPr>
        <w:pStyle w:val="Heading2"/>
      </w:pPr>
    </w:p>
    <w:p w14:paraId="4ED09AF4" w14:textId="39E39896" w:rsidR="00E77F24" w:rsidRDefault="00E77F24" w:rsidP="001E2993">
      <w:pPr>
        <w:pStyle w:val="Heading2"/>
      </w:pPr>
    </w:p>
    <w:p w14:paraId="5F85164E" w14:textId="1209759D" w:rsidR="00E77F24" w:rsidRDefault="00E77F24" w:rsidP="00E77F24"/>
    <w:p w14:paraId="42839487" w14:textId="77777777" w:rsidR="00E77F24" w:rsidRDefault="00E77F24" w:rsidP="00E77F24"/>
    <w:p w14:paraId="293F81F5" w14:textId="77777777" w:rsidR="00E77F24" w:rsidRPr="00E77F24" w:rsidRDefault="00E77F24" w:rsidP="00E77F24"/>
    <w:p w14:paraId="53BA9F49" w14:textId="0FF1B7C5" w:rsidR="00E77F24" w:rsidRDefault="000D3865" w:rsidP="00E77F24">
      <w:r>
        <w:rPr>
          <w:noProof/>
        </w:rPr>
        <w:lastRenderedPageBreak/>
        <w:drawing>
          <wp:anchor distT="0" distB="0" distL="114300" distR="114300" simplePos="0" relativeHeight="251701760" behindDoc="1" locked="0" layoutInCell="1" allowOverlap="1" wp14:anchorId="35908E28" wp14:editId="5A3B64A6">
            <wp:simplePos x="0" y="0"/>
            <wp:positionH relativeFrom="margin">
              <wp:align>right</wp:align>
            </wp:positionH>
            <wp:positionV relativeFrom="paragraph">
              <wp:posOffset>-173990</wp:posOffset>
            </wp:positionV>
            <wp:extent cx="5943229" cy="3765950"/>
            <wp:effectExtent l="0" t="0" r="635" b="6350"/>
            <wp:wrapNone/>
            <wp:docPr id="14292985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98551" name="Picture 1429298551"/>
                    <pic:cNvPicPr/>
                  </pic:nvPicPr>
                  <pic:blipFill>
                    <a:blip r:embed="rId70">
                      <a:extLst>
                        <a:ext uri="{28A0092B-C50C-407E-A947-70E740481C1C}">
                          <a14:useLocalDpi xmlns:a14="http://schemas.microsoft.com/office/drawing/2010/main" val="0"/>
                        </a:ext>
                      </a:extLst>
                    </a:blip>
                    <a:stretch>
                      <a:fillRect/>
                    </a:stretch>
                  </pic:blipFill>
                  <pic:spPr>
                    <a:xfrm>
                      <a:off x="0" y="0"/>
                      <a:ext cx="5943229" cy="3765950"/>
                    </a:xfrm>
                    <a:prstGeom prst="rect">
                      <a:avLst/>
                    </a:prstGeom>
                  </pic:spPr>
                </pic:pic>
              </a:graphicData>
            </a:graphic>
            <wp14:sizeRelH relativeFrom="margin">
              <wp14:pctWidth>0</wp14:pctWidth>
            </wp14:sizeRelH>
            <wp14:sizeRelV relativeFrom="margin">
              <wp14:pctHeight>0</wp14:pctHeight>
            </wp14:sizeRelV>
          </wp:anchor>
        </w:drawing>
      </w:r>
    </w:p>
    <w:p w14:paraId="2114EF0D" w14:textId="77777777" w:rsidR="00E77F24" w:rsidRPr="00E77F24" w:rsidRDefault="00E77F24" w:rsidP="00E77F24"/>
    <w:p w14:paraId="0B1B1604" w14:textId="7A0EABE3" w:rsidR="00E77F24" w:rsidRDefault="00E77F24" w:rsidP="001E2993">
      <w:pPr>
        <w:pStyle w:val="Heading2"/>
      </w:pPr>
    </w:p>
    <w:p w14:paraId="089EABD8" w14:textId="78643600" w:rsidR="00E77F24" w:rsidRDefault="00E77F24" w:rsidP="001E2993">
      <w:pPr>
        <w:pStyle w:val="Heading2"/>
      </w:pPr>
    </w:p>
    <w:p w14:paraId="2B116CC2" w14:textId="138F4D15" w:rsidR="00E77F24" w:rsidRDefault="00E77F24" w:rsidP="001E2993">
      <w:pPr>
        <w:pStyle w:val="Heading2"/>
      </w:pPr>
    </w:p>
    <w:p w14:paraId="3AF27992" w14:textId="77777777" w:rsidR="00E77F24" w:rsidRDefault="00E77F24" w:rsidP="001E2993">
      <w:pPr>
        <w:pStyle w:val="Heading2"/>
      </w:pPr>
    </w:p>
    <w:p w14:paraId="7043CA68" w14:textId="77777777" w:rsidR="007261F0" w:rsidRDefault="007261F0" w:rsidP="007261F0"/>
    <w:p w14:paraId="17622F13" w14:textId="77777777" w:rsidR="007261F0" w:rsidRPr="007261F0" w:rsidRDefault="007261F0" w:rsidP="007261F0"/>
    <w:p w14:paraId="5A0B7265" w14:textId="77777777" w:rsidR="00CF6F81" w:rsidRDefault="00CF6F81" w:rsidP="00CF6F81">
      <w:pPr>
        <w:pStyle w:val="Caption"/>
        <w:jc w:val="center"/>
      </w:pPr>
    </w:p>
    <w:p w14:paraId="5ECFD380" w14:textId="77777777" w:rsidR="000D3865" w:rsidRDefault="000D3865" w:rsidP="000D3865"/>
    <w:p w14:paraId="05A979B8" w14:textId="77777777" w:rsidR="000D3865" w:rsidRPr="000D3865" w:rsidRDefault="000D3865" w:rsidP="000D3865"/>
    <w:p w14:paraId="32013232" w14:textId="187BA23B" w:rsidR="00E77F24" w:rsidRDefault="00CF6F81" w:rsidP="00CF6F81">
      <w:pPr>
        <w:pStyle w:val="Caption"/>
        <w:jc w:val="center"/>
      </w:pPr>
      <w:r>
        <w:t>Feature importance grafici</w:t>
      </w:r>
    </w:p>
    <w:p w14:paraId="49766D45" w14:textId="77777777" w:rsidR="00E77F24" w:rsidRPr="00E77F24" w:rsidRDefault="00E77F24" w:rsidP="00E77F24"/>
    <w:p w14:paraId="14F40392" w14:textId="41EA57AC" w:rsidR="001E2993" w:rsidRPr="001E2993" w:rsidRDefault="001E2993" w:rsidP="001E2993">
      <w:pPr>
        <w:pStyle w:val="Heading2"/>
      </w:pPr>
      <w:bookmarkStart w:id="114" w:name="_Toc222236775"/>
      <w:bookmarkStart w:id="115" w:name="_Toc222237986"/>
      <w:r w:rsidRPr="001E2993">
        <w:t>Lasso regresija</w:t>
      </w:r>
      <w:bookmarkEnd w:id="114"/>
      <w:bookmarkEnd w:id="115"/>
    </w:p>
    <w:p w14:paraId="7039AD76" w14:textId="77777777" w:rsidR="001E2993" w:rsidRPr="001E2993" w:rsidRDefault="001E2993" w:rsidP="001E2993">
      <w:pPr>
        <w:pStyle w:val="Heading3"/>
      </w:pPr>
      <w:bookmarkStart w:id="116" w:name="_Toc222236776"/>
      <w:bookmarkStart w:id="117" w:name="_Toc222237987"/>
      <w:r w:rsidRPr="001E2993">
        <w:t>Uvod</w:t>
      </w:r>
      <w:bookmarkEnd w:id="116"/>
      <w:bookmarkEnd w:id="117"/>
    </w:p>
    <w:p w14:paraId="6FC07543" w14:textId="77777777" w:rsidR="001E2993" w:rsidRPr="001E2993" w:rsidRDefault="001E2993" w:rsidP="001E2993">
      <w:r w:rsidRPr="001E2993">
        <w:t>Poslednji testirani model je Lasso regresija. Lasso predstavlja proširenje linearne regresije koje koristi L1 regularizaciju. Ovaj pristup dodaje penal modelu i može smanjiti koeficijente pojedinih atributa na nulu, čime automatski vrši selekciju najvažnijih prediktora.</w:t>
      </w:r>
    </w:p>
    <w:p w14:paraId="455F6CAC" w14:textId="77777777" w:rsidR="001E2993" w:rsidRPr="001E2993" w:rsidRDefault="001E2993" w:rsidP="001E2993">
      <w:r w:rsidRPr="001E2993">
        <w:t>Ova osobina čini Lasso regresiju posebno korisnom za identifikaciju najrelevantnijih atributa igrača.</w:t>
      </w:r>
    </w:p>
    <w:p w14:paraId="78D8DA86" w14:textId="0988129F" w:rsidR="001E2993" w:rsidRPr="001E2993" w:rsidRDefault="001E2993" w:rsidP="001E2993"/>
    <w:p w14:paraId="324430EE" w14:textId="77777777" w:rsidR="001E2993" w:rsidRPr="001E2993" w:rsidRDefault="001E2993" w:rsidP="001E2993">
      <w:pPr>
        <w:pStyle w:val="Heading3"/>
      </w:pPr>
      <w:bookmarkStart w:id="118" w:name="_Toc222236777"/>
      <w:bookmarkStart w:id="119" w:name="_Toc222237988"/>
      <w:r w:rsidRPr="001E2993">
        <w:t>Treniranje modela</w:t>
      </w:r>
      <w:bookmarkEnd w:id="118"/>
      <w:bookmarkEnd w:id="119"/>
    </w:p>
    <w:p w14:paraId="7D15E3D0" w14:textId="77777777" w:rsidR="001E2993" w:rsidRPr="001E2993" w:rsidRDefault="001E2993" w:rsidP="001E2993">
      <w:r w:rsidRPr="001E2993">
        <w:t xml:space="preserve">Za treniranje modela korišćena je biblioteka </w:t>
      </w:r>
      <w:r w:rsidRPr="001E2993">
        <w:rPr>
          <w:i/>
          <w:iCs/>
        </w:rPr>
        <w:t>glmnet</w:t>
      </w:r>
      <w:r w:rsidRPr="001E2993">
        <w:t>, uz 10-fold unakrsnu validaciju radi pronalaženja optimalne vrednosti regularizacionog parametra. Model je treniran posebno za napadače i vezne igrače koristeći prediktore iz najboljih modela linearne regresije.</w:t>
      </w:r>
    </w:p>
    <w:p w14:paraId="4BD19C19" w14:textId="443F15EC" w:rsidR="001E2993" w:rsidRDefault="001E2993" w:rsidP="001E2993"/>
    <w:p w14:paraId="49FC708A" w14:textId="77777777" w:rsidR="000D3865" w:rsidRPr="001E2993" w:rsidRDefault="000D3865" w:rsidP="001E2993"/>
    <w:p w14:paraId="4280DED0"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lastRenderedPageBreak/>
        <w:t>install.packages("glmnet")</w:t>
      </w:r>
    </w:p>
    <w:p w14:paraId="64F0AF25"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library(glmnet)</w:t>
      </w:r>
    </w:p>
    <w:p w14:paraId="007C19A1"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#NAPADACI</w:t>
      </w:r>
    </w:p>
    <w:p w14:paraId="33EFDA47"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p>
    <w:p w14:paraId="1395B6C1"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x_atc &lt;- model.matrix(</w:t>
      </w:r>
    </w:p>
    <w:p w14:paraId="7190CABC"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OVR ~ Finishing + Ball.Control + Volleys +</w:t>
      </w:r>
    </w:p>
    <w:p w14:paraId="5ABE94D4"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Reactions + Dribbling + Age + CardType,</w:t>
      </w:r>
    </w:p>
    <w:p w14:paraId="5C607B48"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data = train_atc</w:t>
      </w:r>
    </w:p>
    <w:p w14:paraId="7C665311"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-1]</w:t>
      </w:r>
    </w:p>
    <w:p w14:paraId="7C8DB22D"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p>
    <w:p w14:paraId="62F9640D"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y_atc &lt;- train_atc$OVR</w:t>
      </w:r>
    </w:p>
    <w:p w14:paraId="148042BB"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p>
    <w:p w14:paraId="178CCB04"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lasso_atc &lt;- cv.glmnet(</w:t>
      </w:r>
    </w:p>
    <w:p w14:paraId="0F550C15"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x_atc, y_atc,</w:t>
      </w:r>
    </w:p>
    <w:p w14:paraId="4CBD3AE0"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alpha = 1,</w:t>
      </w:r>
    </w:p>
    <w:p w14:paraId="12887487"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nfolds = 10</w:t>
      </w:r>
    </w:p>
    <w:p w14:paraId="2E917CBE" w14:textId="0F742BF4"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w:t>
      </w:r>
    </w:p>
    <w:p w14:paraId="1E6B4E28"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x_test_atc &lt;- model.matrix(</w:t>
      </w:r>
    </w:p>
    <w:p w14:paraId="15A212CD"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OVR ~ Finishing + Ball.Control + Volleys +</w:t>
      </w:r>
    </w:p>
    <w:p w14:paraId="05B7F3C8"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Reactions + Dribbling + Age + CardType,</w:t>
      </w:r>
    </w:p>
    <w:p w14:paraId="7D0FE0B2" w14:textId="77777777" w:rsidR="00646F86"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data = test_atc</w:t>
      </w:r>
    </w:p>
    <w:p w14:paraId="78E8F4D1" w14:textId="652C10D6" w:rsidR="00677570" w:rsidRPr="0044570D" w:rsidRDefault="00646F86"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-1]</w:t>
      </w:r>
    </w:p>
    <w:p w14:paraId="599F79CD" w14:textId="07CD8BAE" w:rsidR="00646F86"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#VEZNJACI</w:t>
      </w:r>
    </w:p>
    <w:p w14:paraId="147A9525"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x_mid &lt;- model.matrix(</w:t>
      </w:r>
    </w:p>
    <w:p w14:paraId="3DB86769"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OVR ~ Vision + Short.Passing + Ball.Control +</w:t>
      </w:r>
    </w:p>
    <w:p w14:paraId="6663FF1C"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Composure + Reactions + Age + CardType +</w:t>
      </w:r>
    </w:p>
    <w:p w14:paraId="253EB874"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Long.Passing + Dribbling + Stamina,</w:t>
      </w:r>
    </w:p>
    <w:p w14:paraId="72370777"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data = train_mid</w:t>
      </w:r>
    </w:p>
    <w:p w14:paraId="44264B74"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-1]</w:t>
      </w:r>
    </w:p>
    <w:p w14:paraId="0C297849"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p>
    <w:p w14:paraId="2DF84583"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lastRenderedPageBreak/>
        <w:t>y_mid &lt;- train_mid$OVR</w:t>
      </w:r>
    </w:p>
    <w:p w14:paraId="288F86E3"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p>
    <w:p w14:paraId="25367334"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lasso_mid &lt;- cv.glmnet(</w:t>
      </w:r>
    </w:p>
    <w:p w14:paraId="34EE6955"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x_mid, y_mid,</w:t>
      </w:r>
    </w:p>
    <w:p w14:paraId="394BBABF"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alpha = 1,</w:t>
      </w:r>
    </w:p>
    <w:p w14:paraId="2947F533"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nfolds = 10</w:t>
      </w:r>
    </w:p>
    <w:p w14:paraId="489667C4"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w:t>
      </w:r>
    </w:p>
    <w:p w14:paraId="4D17938F"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p>
    <w:p w14:paraId="1C84A81F"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x_test_mid &lt;- model.matrix(</w:t>
      </w:r>
    </w:p>
    <w:p w14:paraId="28327891"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OVR ~ Vision + Short.Passing + Ball.Control +</w:t>
      </w:r>
    </w:p>
    <w:p w14:paraId="33481B35"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Composure + Reactions + Age + CardType +</w:t>
      </w:r>
    </w:p>
    <w:p w14:paraId="7048937F"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Long.Passing + Dribbling + Stamina,</w:t>
      </w:r>
    </w:p>
    <w:p w14:paraId="2B4F67C6" w14:textId="77777777" w:rsidR="0044570D" w:rsidRP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xml:space="preserve">  data = test_mid</w:t>
      </w:r>
    </w:p>
    <w:p w14:paraId="2934C6B9" w14:textId="57151FA3" w:rsidR="0044570D" w:rsidRDefault="0044570D" w:rsidP="0044570D">
      <w:pPr>
        <w:pBdr>
          <w:top w:val="single" w:sz="4" w:space="1" w:color="auto"/>
          <w:left w:val="single" w:sz="4" w:space="4" w:color="auto"/>
          <w:bottom w:val="single" w:sz="4" w:space="1" w:color="auto"/>
          <w:right w:val="single" w:sz="4" w:space="4" w:color="auto"/>
        </w:pBdr>
        <w:rPr>
          <w:rFonts w:ascii="Consolas" w:hAnsi="Consolas"/>
          <w:sz w:val="20"/>
          <w:szCs w:val="20"/>
        </w:rPr>
      </w:pPr>
      <w:r w:rsidRPr="0044570D">
        <w:rPr>
          <w:rFonts w:ascii="Consolas" w:hAnsi="Consolas"/>
          <w:sz w:val="20"/>
          <w:szCs w:val="20"/>
        </w:rPr>
        <w:t>)[, -1]</w:t>
      </w:r>
    </w:p>
    <w:p w14:paraId="571A8C15" w14:textId="2BB1AC53" w:rsidR="0044570D" w:rsidRPr="00CF3162" w:rsidRDefault="00174553">
      <w:pPr>
        <w:pStyle w:val="Caption"/>
        <w:jc w:val="center"/>
      </w:pPr>
      <w:r>
        <w:t>R kod treniranja Lasso regresije</w:t>
      </w:r>
    </w:p>
    <w:p w14:paraId="435E3689" w14:textId="77777777" w:rsidR="001E2993" w:rsidRPr="008A667E" w:rsidRDefault="001E2993" w:rsidP="008A667E">
      <w:pPr>
        <w:pStyle w:val="Heading3"/>
      </w:pPr>
      <w:bookmarkStart w:id="120" w:name="_Toc222236778"/>
      <w:bookmarkStart w:id="121" w:name="_Toc222237989"/>
      <w:r w:rsidRPr="008A667E">
        <w:t>Predikcija i evaluacija</w:t>
      </w:r>
      <w:bookmarkEnd w:id="120"/>
      <w:bookmarkEnd w:id="121"/>
    </w:p>
    <w:p w14:paraId="105EFC3D" w14:textId="77777777" w:rsidR="001E2993" w:rsidRPr="001E2993" w:rsidRDefault="001E2993" w:rsidP="001E2993">
      <w:r w:rsidRPr="001E2993">
        <w:t>Performanse modela evaluirane su pomoću RMSE, MAE i R² metrika. Rezultati pokazuju da Lasso regresija daje rezultate slične linearnoj regresiji, uz dodatnu prednost automatske selekcije atributa.</w:t>
      </w:r>
    </w:p>
    <w:p w14:paraId="26FF7B2A" w14:textId="77777777" w:rsidR="001E2993" w:rsidRDefault="001E2993" w:rsidP="001E2993">
      <w:r w:rsidRPr="001E2993">
        <w:t>Model uspešno identifikuje najvažnije karakteristike igrača koje imaju najveći uticaj na OVR rejting.</w:t>
      </w:r>
    </w:p>
    <w:p w14:paraId="58DD953E" w14:textId="364473C1" w:rsidR="00E87969" w:rsidRPr="00506F30" w:rsidRDefault="00E87969" w:rsidP="00506F30">
      <w:pPr>
        <w:pBdr>
          <w:top w:val="single" w:sz="4" w:space="1" w:color="auto"/>
          <w:left w:val="single" w:sz="4" w:space="4" w:color="auto"/>
          <w:bottom w:val="single" w:sz="4" w:space="1" w:color="auto"/>
          <w:right w:val="single" w:sz="4" w:space="4" w:color="auto"/>
        </w:pBdr>
        <w:rPr>
          <w:rFonts w:ascii="Consolas" w:hAnsi="Consolas"/>
          <w:sz w:val="20"/>
          <w:szCs w:val="20"/>
          <w:lang w:val="sr-Latn-RS"/>
        </w:rPr>
      </w:pPr>
      <w:r w:rsidRPr="00506F30">
        <w:rPr>
          <w:rFonts w:ascii="Consolas" w:hAnsi="Consolas"/>
          <w:sz w:val="20"/>
          <w:szCs w:val="20"/>
        </w:rPr>
        <w:t>#NAPADA</w:t>
      </w:r>
      <w:r w:rsidRPr="00506F30">
        <w:rPr>
          <w:rFonts w:ascii="Consolas" w:hAnsi="Consolas"/>
          <w:sz w:val="20"/>
          <w:szCs w:val="20"/>
          <w:lang w:val="sr-Latn-RS"/>
        </w:rPr>
        <w:t>ČI</w:t>
      </w:r>
    </w:p>
    <w:p w14:paraId="2EC16233" w14:textId="0722D42E" w:rsidR="00E87969" w:rsidRPr="00506F30" w:rsidRDefault="00E87969"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lasso_pred_atc &lt;- predict(lasso_atc, newx = x_test_atc, s = "lambda.min")</w:t>
      </w:r>
    </w:p>
    <w:p w14:paraId="4BE0F826" w14:textId="77777777" w:rsidR="00E87969" w:rsidRPr="00506F30" w:rsidRDefault="00E87969"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lasso_rmse_atc &lt;- sqrt(mean((lasso_pred_atc - true_ovr_atc)^2))</w:t>
      </w:r>
    </w:p>
    <w:p w14:paraId="109C976F" w14:textId="77777777" w:rsidR="00E87969" w:rsidRPr="00506F30" w:rsidRDefault="00E87969"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lasso_mae_atc &lt;- mean(abs(lasso_pred_atc - true_ovr_atc))</w:t>
      </w:r>
    </w:p>
    <w:p w14:paraId="626A37B1" w14:textId="77777777" w:rsidR="00E87969" w:rsidRPr="00506F30" w:rsidRDefault="00E87969"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lasso_r2_atc &lt;- 1 - sum((lasso_pred_atc - true_ovr_atc)^2) /</w:t>
      </w:r>
    </w:p>
    <w:p w14:paraId="0C7D44C6" w14:textId="14C3E6B7" w:rsidR="00E87969" w:rsidRPr="00506F30" w:rsidRDefault="00E87969"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 xml:space="preserve">  sum((true_ovr_atc - mean(true_ovr_atc))^2)</w:t>
      </w:r>
    </w:p>
    <w:p w14:paraId="3CC42A42" w14:textId="77777777" w:rsidR="00E87969" w:rsidRPr="00506F30" w:rsidRDefault="00E87969"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lasso_rmse_atc</w:t>
      </w:r>
    </w:p>
    <w:p w14:paraId="4C960702" w14:textId="77777777" w:rsidR="00E87969" w:rsidRPr="00506F30" w:rsidRDefault="00E87969"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lasso_mae_atc</w:t>
      </w:r>
    </w:p>
    <w:p w14:paraId="18053FB3" w14:textId="3297BA2F" w:rsidR="0076502F" w:rsidRPr="00506F30" w:rsidRDefault="00E87969"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lasso_r2_atc</w:t>
      </w:r>
    </w:p>
    <w:p w14:paraId="3224CD48" w14:textId="74C6F8F8" w:rsidR="001E2993" w:rsidRPr="00506F30" w:rsidRDefault="001E2993" w:rsidP="000D3865">
      <w:pPr>
        <w:rPr>
          <w:rFonts w:ascii="Consolas" w:hAnsi="Consolas"/>
          <w:sz w:val="20"/>
          <w:szCs w:val="20"/>
        </w:rPr>
      </w:pPr>
    </w:p>
    <w:p w14:paraId="74F9AD50" w14:textId="5DCDCE78" w:rsidR="00516177" w:rsidRPr="00506F30" w:rsidRDefault="00516177"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#VEZNJACI</w:t>
      </w:r>
    </w:p>
    <w:p w14:paraId="2A84E73A" w14:textId="7348A579" w:rsidR="00506F30" w:rsidRPr="00506F30" w:rsidRDefault="00506F30"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lasso_pred_mid &lt;- predict(lasso_mid, newx = x_test_mid, s = "lambda.min")</w:t>
      </w:r>
    </w:p>
    <w:p w14:paraId="47A76BB8" w14:textId="77777777" w:rsidR="00506F30" w:rsidRPr="00506F30" w:rsidRDefault="00506F30"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lasso_rmse_mid &lt;- sqrt(mean((lasso_pred_mid - true_ovr_mid)^2))</w:t>
      </w:r>
    </w:p>
    <w:p w14:paraId="7CDC4EE7" w14:textId="77777777" w:rsidR="00506F30" w:rsidRPr="00506F30" w:rsidRDefault="00506F30"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lasso_mae_mid &lt;- mean(abs(lasso_pred_mid - true_ovr_mid))</w:t>
      </w:r>
    </w:p>
    <w:p w14:paraId="2ACBE4B0" w14:textId="77777777" w:rsidR="00506F30" w:rsidRPr="00506F30" w:rsidRDefault="00506F30"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lasso_r2_mid &lt;- 1 - sum((lasso_pred_mid - true_ovr_mid)^2) /</w:t>
      </w:r>
    </w:p>
    <w:p w14:paraId="04ACC69D" w14:textId="5154F2FA" w:rsidR="00506F30" w:rsidRPr="00506F30" w:rsidRDefault="00506F30"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 xml:space="preserve">  sum((true_ovr_mid - mean(true_ovr_mid))^2)</w:t>
      </w:r>
    </w:p>
    <w:p w14:paraId="734C1853" w14:textId="77777777" w:rsidR="00506F30" w:rsidRPr="00506F30" w:rsidRDefault="00506F30"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lasso_rmse_mid</w:t>
      </w:r>
    </w:p>
    <w:p w14:paraId="494E1732" w14:textId="77777777" w:rsidR="00506F30" w:rsidRPr="00506F30" w:rsidRDefault="00506F30"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lasso_mae_mid</w:t>
      </w:r>
    </w:p>
    <w:p w14:paraId="229C64AC" w14:textId="53DCBA7F" w:rsidR="00516177" w:rsidRDefault="00506F30" w:rsidP="00506F30">
      <w:pPr>
        <w:pBdr>
          <w:top w:val="single" w:sz="4" w:space="1" w:color="auto"/>
          <w:left w:val="single" w:sz="4" w:space="4" w:color="auto"/>
          <w:bottom w:val="single" w:sz="4" w:space="1" w:color="auto"/>
          <w:right w:val="single" w:sz="4" w:space="4" w:color="auto"/>
        </w:pBdr>
        <w:rPr>
          <w:rFonts w:ascii="Consolas" w:hAnsi="Consolas"/>
          <w:sz w:val="20"/>
          <w:szCs w:val="20"/>
        </w:rPr>
      </w:pPr>
      <w:r w:rsidRPr="00506F30">
        <w:rPr>
          <w:rFonts w:ascii="Consolas" w:hAnsi="Consolas"/>
          <w:sz w:val="20"/>
          <w:szCs w:val="20"/>
        </w:rPr>
        <w:t>lasso_r2_mid</w:t>
      </w:r>
    </w:p>
    <w:p w14:paraId="3542EBFA" w14:textId="6A1FEEF0" w:rsidR="00E90F8A" w:rsidRPr="00E90F8A" w:rsidRDefault="00E90F8A" w:rsidP="00DA69D9">
      <w:pPr>
        <w:pStyle w:val="Caption"/>
        <w:jc w:val="center"/>
      </w:pPr>
      <w:r>
        <w:t>R kod predikcije I računanja metrika modela</w:t>
      </w:r>
    </w:p>
    <w:p w14:paraId="7A733B5D" w14:textId="2C950B77" w:rsidR="00E96FE3" w:rsidRDefault="009E2BC9" w:rsidP="00DA69D9">
      <w:bookmarkStart w:id="122" w:name="_Toc222236723"/>
      <w:bookmarkStart w:id="123" w:name="_Toc222236779"/>
      <w:r w:rsidRPr="009E2BC9">
        <w:drawing>
          <wp:anchor distT="0" distB="0" distL="114300" distR="114300" simplePos="0" relativeHeight="251727360" behindDoc="0" locked="0" layoutInCell="1" allowOverlap="1" wp14:anchorId="4A82DA2D" wp14:editId="726CB1A7">
            <wp:simplePos x="0" y="0"/>
            <wp:positionH relativeFrom="column">
              <wp:posOffset>3733800</wp:posOffset>
            </wp:positionH>
            <wp:positionV relativeFrom="paragraph">
              <wp:posOffset>9525</wp:posOffset>
            </wp:positionV>
            <wp:extent cx="1286054" cy="914528"/>
            <wp:effectExtent l="0" t="0" r="0" b="0"/>
            <wp:wrapNone/>
            <wp:docPr id="7369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6068" name=""/>
                    <pic:cNvPicPr/>
                  </pic:nvPicPr>
                  <pic:blipFill>
                    <a:blip r:embed="rId71">
                      <a:extLst>
                        <a:ext uri="{28A0092B-C50C-407E-A947-70E740481C1C}">
                          <a14:useLocalDpi xmlns:a14="http://schemas.microsoft.com/office/drawing/2010/main" val="0"/>
                        </a:ext>
                      </a:extLst>
                    </a:blip>
                    <a:stretch>
                      <a:fillRect/>
                    </a:stretch>
                  </pic:blipFill>
                  <pic:spPr>
                    <a:xfrm>
                      <a:off x="0" y="0"/>
                      <a:ext cx="1286054" cy="914528"/>
                    </a:xfrm>
                    <a:prstGeom prst="rect">
                      <a:avLst/>
                    </a:prstGeom>
                  </pic:spPr>
                </pic:pic>
              </a:graphicData>
            </a:graphic>
          </wp:anchor>
        </w:drawing>
      </w:r>
      <w:r w:rsidRPr="00E96FE3">
        <w:drawing>
          <wp:anchor distT="0" distB="0" distL="114300" distR="114300" simplePos="0" relativeHeight="251717120" behindDoc="0" locked="0" layoutInCell="1" allowOverlap="1" wp14:anchorId="0DACC850" wp14:editId="2E0FCE37">
            <wp:simplePos x="0" y="0"/>
            <wp:positionH relativeFrom="margin">
              <wp:posOffset>923925</wp:posOffset>
            </wp:positionH>
            <wp:positionV relativeFrom="paragraph">
              <wp:posOffset>0</wp:posOffset>
            </wp:positionV>
            <wp:extent cx="1286054" cy="933580"/>
            <wp:effectExtent l="0" t="0" r="9525" b="0"/>
            <wp:wrapNone/>
            <wp:docPr id="18945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189" name=""/>
                    <pic:cNvPicPr/>
                  </pic:nvPicPr>
                  <pic:blipFill>
                    <a:blip r:embed="rId72">
                      <a:extLst>
                        <a:ext uri="{28A0092B-C50C-407E-A947-70E740481C1C}">
                          <a14:useLocalDpi xmlns:a14="http://schemas.microsoft.com/office/drawing/2010/main" val="0"/>
                        </a:ext>
                      </a:extLst>
                    </a:blip>
                    <a:stretch>
                      <a:fillRect/>
                    </a:stretch>
                  </pic:blipFill>
                  <pic:spPr>
                    <a:xfrm>
                      <a:off x="0" y="0"/>
                      <a:ext cx="1286054" cy="933580"/>
                    </a:xfrm>
                    <a:prstGeom prst="rect">
                      <a:avLst/>
                    </a:prstGeom>
                  </pic:spPr>
                </pic:pic>
              </a:graphicData>
            </a:graphic>
          </wp:anchor>
        </w:drawing>
      </w:r>
      <w:bookmarkEnd w:id="122"/>
      <w:bookmarkEnd w:id="123"/>
    </w:p>
    <w:p w14:paraId="2BDD6B5B" w14:textId="44EBC945" w:rsidR="00E96FE3" w:rsidRDefault="00E96FE3" w:rsidP="00DA69D9"/>
    <w:p w14:paraId="1E3F8D0D" w14:textId="77777777" w:rsidR="00E96FE3" w:rsidRDefault="00E96FE3" w:rsidP="00DA69D9"/>
    <w:p w14:paraId="7BAA4672" w14:textId="16CAEB9E" w:rsidR="00E96FE3" w:rsidRDefault="009E2BC9" w:rsidP="009E2BC9">
      <w:pPr>
        <w:pStyle w:val="Caption"/>
        <w:jc w:val="center"/>
      </w:pPr>
      <w:r>
        <w:t>Metrike Lasso modela</w:t>
      </w:r>
    </w:p>
    <w:p w14:paraId="48E40086" w14:textId="77777777" w:rsidR="001E2993" w:rsidRPr="001E2993" w:rsidRDefault="001E2993" w:rsidP="001E2993">
      <w:pPr>
        <w:pStyle w:val="Heading3"/>
      </w:pPr>
      <w:bookmarkStart w:id="124" w:name="_Toc222236780"/>
      <w:bookmarkStart w:id="125" w:name="_Toc222237990"/>
      <w:r w:rsidRPr="001E2993">
        <w:t>Feature importance</w:t>
      </w:r>
      <w:bookmarkEnd w:id="124"/>
      <w:bookmarkEnd w:id="125"/>
    </w:p>
    <w:p w14:paraId="6DF4E573" w14:textId="77777777" w:rsidR="001E2993" w:rsidRPr="001E2993" w:rsidRDefault="001E2993" w:rsidP="001E2993">
      <w:r w:rsidRPr="001E2993">
        <w:t>Važnost atributa kod Lasso regresije određena je na osnovu apsolutnih vrednosti koeficijenata modela. Atributi sa najvećim koeficijentima imaju najveći uticaj na predikciju OVR rejtinga.</w:t>
      </w:r>
    </w:p>
    <w:p w14:paraId="14C641E4" w14:textId="7D90CBD7" w:rsidR="00C90D39" w:rsidRDefault="001E2993" w:rsidP="001E2993">
      <w:r w:rsidRPr="001E2993">
        <w:t>Analiza pokazuje da model zadržava samo najvažnije atribute i eliminiše one koji ne doprinose značajno predikciji, čime se dobija jednostavniji i interpretabilniji model.</w:t>
      </w:r>
    </w:p>
    <w:p w14:paraId="13BE15FF"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FEATURE IMPORTANCE — LASSO NAPADACI</w:t>
      </w:r>
    </w:p>
    <w:p w14:paraId="7E5E8B42"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p>
    <w:p w14:paraId="0C1168F4"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lasso_coef_atc &lt;- coef(lasso_atc, s = "lambda.min")</w:t>
      </w:r>
    </w:p>
    <w:p w14:paraId="12F4036E"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p>
    <w:p w14:paraId="36343B93"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lasso_imp_atc &lt;- data.frame(</w:t>
      </w:r>
    </w:p>
    <w:p w14:paraId="0CDE3B1D"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feature = rownames(lasso_coef_atc),</w:t>
      </w:r>
    </w:p>
    <w:p w14:paraId="448E90AA"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coefficient = as.numeric(lasso_coef_atc)</w:t>
      </w:r>
    </w:p>
    <w:p w14:paraId="2C50AE63"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w:t>
      </w:r>
    </w:p>
    <w:p w14:paraId="2E3EE3A2"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p>
    <w:p w14:paraId="119812CA" w14:textId="699899C4"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lastRenderedPageBreak/>
        <w:t>lasso_imp_atc &lt;- lasso_imp_atc[lasso_imp_atc$feature != "(Intercept)", ]</w:t>
      </w:r>
    </w:p>
    <w:p w14:paraId="60AB682D" w14:textId="0C734001"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lasso_imp_atc$importance &lt;- abs(lasso_imp_atc$coefficient)</w:t>
      </w:r>
    </w:p>
    <w:p w14:paraId="655B14E2" w14:textId="67AA3589"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lasso_imp_atc &lt;- lasso_imp_atc[order(-lasso_imp_atc$importance), ]</w:t>
      </w:r>
    </w:p>
    <w:p w14:paraId="723D0288"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print(lasso_imp_atc)</w:t>
      </w:r>
    </w:p>
    <w:p w14:paraId="299712D8"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p>
    <w:p w14:paraId="23BAB0A0"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ggplot(lasso_imp_atc,</w:t>
      </w:r>
    </w:p>
    <w:p w14:paraId="4C16C0E4"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aes(x = reorder(feature, importance), y = importance)) +</w:t>
      </w:r>
    </w:p>
    <w:p w14:paraId="1FF2D1B5"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geom_col(fill = "steelblue") +</w:t>
      </w:r>
    </w:p>
    <w:p w14:paraId="4163CF4A"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coord_flip() +</w:t>
      </w:r>
    </w:p>
    <w:p w14:paraId="2D142F1D"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labs(</w:t>
      </w:r>
    </w:p>
    <w:p w14:paraId="7A602E38"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title = "LASSO Feature Importance — Napadači",</w:t>
      </w:r>
    </w:p>
    <w:p w14:paraId="56DA0D82"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x = "Feature",</w:t>
      </w:r>
    </w:p>
    <w:p w14:paraId="0645151D"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y = "Importance"</w:t>
      </w:r>
    </w:p>
    <w:p w14:paraId="2347A7B1" w14:textId="77777777"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 +</w:t>
      </w:r>
    </w:p>
    <w:p w14:paraId="1D2C2BD6" w14:textId="0EF906F2" w:rsidR="00C90D39" w:rsidRPr="00D03C10" w:rsidRDefault="00C90D39"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theme_minimal()</w:t>
      </w:r>
    </w:p>
    <w:p w14:paraId="4F36FE04"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p>
    <w:p w14:paraId="57D40658"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FEATURE IMPORTANCE — LASSO VEZNJACI</w:t>
      </w:r>
    </w:p>
    <w:p w14:paraId="7C0451BB"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p>
    <w:p w14:paraId="4CC06520"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lasso_coef_mid &lt;- coef(lasso_mid, s = "lambda.min")</w:t>
      </w:r>
    </w:p>
    <w:p w14:paraId="0BF44F93"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p>
    <w:p w14:paraId="369D70CD"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lasso_imp_mid &lt;- data.frame(</w:t>
      </w:r>
    </w:p>
    <w:p w14:paraId="50FD3D5E"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feature = rownames(lasso_coef_mid),</w:t>
      </w:r>
    </w:p>
    <w:p w14:paraId="1E281146"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coefficient = as.numeric(lasso_coef_mid)</w:t>
      </w:r>
    </w:p>
    <w:p w14:paraId="022B60E8"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w:t>
      </w:r>
    </w:p>
    <w:p w14:paraId="553159C7"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p>
    <w:p w14:paraId="0C87F040" w14:textId="54E3FC91"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lasso_imp_mid &lt;- lasso_imp_mid[lasso_imp_mid$feature != "(Intercept)", ]</w:t>
      </w:r>
    </w:p>
    <w:p w14:paraId="0293B57B" w14:textId="34470BF2"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lasso_imp_mid$importance &lt;- abs(lasso_imp_mid$coefficient)</w:t>
      </w:r>
    </w:p>
    <w:p w14:paraId="32CEC4A5" w14:textId="033D817A"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lasso_imp_mid &lt;- lasso_imp_mid[order(-lasso_imp_mid$importance), ]</w:t>
      </w:r>
    </w:p>
    <w:p w14:paraId="415ACE86"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print(lasso_imp_mid)</w:t>
      </w:r>
    </w:p>
    <w:p w14:paraId="53B1C9B0"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p>
    <w:p w14:paraId="66934B10"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lastRenderedPageBreak/>
        <w:t>ggplot(lasso_imp_mid,</w:t>
      </w:r>
    </w:p>
    <w:p w14:paraId="3BB394C2"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aes(x = reorder(feature, importance), y = importance)) +</w:t>
      </w:r>
    </w:p>
    <w:p w14:paraId="735E9830"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geom_col(fill = "steelblue") +</w:t>
      </w:r>
    </w:p>
    <w:p w14:paraId="0F014EBE"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coord_flip() +</w:t>
      </w:r>
    </w:p>
    <w:p w14:paraId="403698AE"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labs(</w:t>
      </w:r>
    </w:p>
    <w:p w14:paraId="098C13E5"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title = "LASSO Feature Importance — Veznjaci",</w:t>
      </w:r>
    </w:p>
    <w:p w14:paraId="5DE3F302"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x = "Feature",</w:t>
      </w:r>
    </w:p>
    <w:p w14:paraId="0CEE841F"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y = "Importance"</w:t>
      </w:r>
    </w:p>
    <w:p w14:paraId="354F5E6C" w14:textId="77777777"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 +</w:t>
      </w:r>
    </w:p>
    <w:p w14:paraId="3AC62F2C" w14:textId="40E621D0" w:rsidR="00D03C10" w:rsidRPr="00D03C10" w:rsidRDefault="00D03C10" w:rsidP="00D03C10">
      <w:pPr>
        <w:pBdr>
          <w:top w:val="single" w:sz="4" w:space="1" w:color="auto"/>
          <w:left w:val="single" w:sz="4" w:space="4" w:color="auto"/>
          <w:bottom w:val="single" w:sz="4" w:space="1" w:color="auto"/>
          <w:right w:val="single" w:sz="4" w:space="4" w:color="auto"/>
        </w:pBdr>
        <w:rPr>
          <w:rFonts w:ascii="Consolas" w:hAnsi="Consolas"/>
          <w:sz w:val="20"/>
          <w:szCs w:val="20"/>
        </w:rPr>
      </w:pPr>
      <w:r w:rsidRPr="00D03C10">
        <w:rPr>
          <w:rFonts w:ascii="Consolas" w:hAnsi="Consolas"/>
          <w:sz w:val="20"/>
          <w:szCs w:val="20"/>
        </w:rPr>
        <w:t xml:space="preserve">  theme_minimal()</w:t>
      </w:r>
    </w:p>
    <w:p w14:paraId="6E2EF79A" w14:textId="68D7F5BF" w:rsidR="001E2993" w:rsidRDefault="00A9799C" w:rsidP="00A9799C">
      <w:pPr>
        <w:pStyle w:val="Caption"/>
        <w:jc w:val="center"/>
      </w:pPr>
      <w:r>
        <w:t>R kod za feature importance</w:t>
      </w:r>
    </w:p>
    <w:p w14:paraId="76631595" w14:textId="77777777" w:rsidR="00F01BEF" w:rsidRDefault="00F01BEF" w:rsidP="00A9799C"/>
    <w:p w14:paraId="7C237F12" w14:textId="77777777" w:rsidR="00F01BEF" w:rsidRDefault="00F01BEF" w:rsidP="00A9799C"/>
    <w:p w14:paraId="3CE048F2" w14:textId="231E8B58" w:rsidR="00A9799C" w:rsidRDefault="006C44E7" w:rsidP="00A9799C">
      <w:r>
        <w:rPr>
          <w:noProof/>
        </w:rPr>
        <w:drawing>
          <wp:anchor distT="0" distB="0" distL="114300" distR="114300" simplePos="0" relativeHeight="251740672" behindDoc="0" locked="0" layoutInCell="1" allowOverlap="1" wp14:anchorId="6802A74A" wp14:editId="4AC900CF">
            <wp:simplePos x="0" y="0"/>
            <wp:positionH relativeFrom="margin">
              <wp:align>right</wp:align>
            </wp:positionH>
            <wp:positionV relativeFrom="paragraph">
              <wp:posOffset>27305</wp:posOffset>
            </wp:positionV>
            <wp:extent cx="5943600" cy="3766185"/>
            <wp:effectExtent l="0" t="0" r="0" b="5715"/>
            <wp:wrapNone/>
            <wp:docPr id="19940864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86435" name="Picture 1994086435"/>
                    <pic:cNvPicPr/>
                  </pic:nvPicPr>
                  <pic:blipFill>
                    <a:blip r:embed="rId73">
                      <a:extLst>
                        <a:ext uri="{28A0092B-C50C-407E-A947-70E740481C1C}">
                          <a14:useLocalDpi xmlns:a14="http://schemas.microsoft.com/office/drawing/2010/main" val="0"/>
                        </a:ext>
                      </a:extLst>
                    </a:blip>
                    <a:stretch>
                      <a:fillRect/>
                    </a:stretch>
                  </pic:blipFill>
                  <pic:spPr>
                    <a:xfrm>
                      <a:off x="0" y="0"/>
                      <a:ext cx="5943600" cy="3766185"/>
                    </a:xfrm>
                    <a:prstGeom prst="rect">
                      <a:avLst/>
                    </a:prstGeom>
                  </pic:spPr>
                </pic:pic>
              </a:graphicData>
            </a:graphic>
          </wp:anchor>
        </w:drawing>
      </w:r>
    </w:p>
    <w:p w14:paraId="6025480F" w14:textId="77777777" w:rsidR="00A9799C" w:rsidRDefault="00A9799C" w:rsidP="00A9799C"/>
    <w:p w14:paraId="755148BD" w14:textId="77777777" w:rsidR="00A721C6" w:rsidRDefault="00A721C6" w:rsidP="00A9799C"/>
    <w:p w14:paraId="7136CEF6" w14:textId="403AF4C9" w:rsidR="00A721C6" w:rsidRDefault="00A721C6" w:rsidP="00A9799C"/>
    <w:p w14:paraId="6EAA5FAE" w14:textId="681507D9" w:rsidR="00A721C6" w:rsidRDefault="00A721C6" w:rsidP="00A9799C"/>
    <w:p w14:paraId="4D598842" w14:textId="6D86CAAE" w:rsidR="00A721C6" w:rsidRDefault="00A721C6" w:rsidP="00A9799C"/>
    <w:p w14:paraId="20082AE7" w14:textId="77777777" w:rsidR="00A721C6" w:rsidRDefault="00A721C6" w:rsidP="00A9799C"/>
    <w:p w14:paraId="045B9FC4" w14:textId="77777777" w:rsidR="00A721C6" w:rsidRDefault="00A721C6" w:rsidP="00A9799C"/>
    <w:p w14:paraId="675D5DAD" w14:textId="77777777" w:rsidR="00A721C6" w:rsidRPr="00A9799C" w:rsidRDefault="00A721C6" w:rsidP="00A9799C"/>
    <w:p w14:paraId="38ED784E" w14:textId="3C53A1CE" w:rsidR="00A721C6" w:rsidRDefault="00A721C6" w:rsidP="00F310E4">
      <w:pPr>
        <w:pStyle w:val="Heading1"/>
      </w:pPr>
    </w:p>
    <w:p w14:paraId="24AA1CD5" w14:textId="47D215A6" w:rsidR="00A721C6" w:rsidRDefault="00A721C6" w:rsidP="00F310E4">
      <w:pPr>
        <w:pStyle w:val="Heading1"/>
      </w:pPr>
    </w:p>
    <w:p w14:paraId="70AA4CFF" w14:textId="49D8FE0B" w:rsidR="00A721C6" w:rsidRDefault="00A721C6" w:rsidP="00A721C6"/>
    <w:p w14:paraId="7B0D6EE1" w14:textId="77777777" w:rsidR="00A721C6" w:rsidRDefault="00A721C6" w:rsidP="00A721C6"/>
    <w:p w14:paraId="05035DA4" w14:textId="4BEC55ED" w:rsidR="00A721C6" w:rsidRDefault="00ED4187" w:rsidP="00A721C6">
      <w:bookmarkStart w:id="126" w:name="_Toc222236781"/>
      <w:r>
        <w:rPr>
          <w:noProof/>
        </w:rPr>
        <w:lastRenderedPageBreak/>
        <w:drawing>
          <wp:anchor distT="0" distB="0" distL="114300" distR="114300" simplePos="0" relativeHeight="251752960" behindDoc="1" locked="0" layoutInCell="1" allowOverlap="1" wp14:anchorId="0A124C60" wp14:editId="3777E767">
            <wp:simplePos x="0" y="0"/>
            <wp:positionH relativeFrom="margin">
              <wp:align>right</wp:align>
            </wp:positionH>
            <wp:positionV relativeFrom="paragraph">
              <wp:posOffset>10795</wp:posOffset>
            </wp:positionV>
            <wp:extent cx="5943600" cy="3766185"/>
            <wp:effectExtent l="0" t="0" r="0" b="5715"/>
            <wp:wrapNone/>
            <wp:docPr id="15021733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73310" name="Picture 1502173310"/>
                    <pic:cNvPicPr/>
                  </pic:nvPicPr>
                  <pic:blipFill>
                    <a:blip r:embed="rId74">
                      <a:extLst>
                        <a:ext uri="{28A0092B-C50C-407E-A947-70E740481C1C}">
                          <a14:useLocalDpi xmlns:a14="http://schemas.microsoft.com/office/drawing/2010/main" val="0"/>
                        </a:ext>
                      </a:extLst>
                    </a:blip>
                    <a:stretch>
                      <a:fillRect/>
                    </a:stretch>
                  </pic:blipFill>
                  <pic:spPr>
                    <a:xfrm>
                      <a:off x="0" y="0"/>
                      <a:ext cx="5943600" cy="3766185"/>
                    </a:xfrm>
                    <a:prstGeom prst="rect">
                      <a:avLst/>
                    </a:prstGeom>
                  </pic:spPr>
                </pic:pic>
              </a:graphicData>
            </a:graphic>
          </wp:anchor>
        </w:drawing>
      </w:r>
      <w:bookmarkEnd w:id="126"/>
    </w:p>
    <w:p w14:paraId="50F1BDEB" w14:textId="0AE4842F" w:rsidR="00A721C6" w:rsidRPr="00A721C6" w:rsidRDefault="00A721C6" w:rsidP="00A721C6"/>
    <w:p w14:paraId="5E410329" w14:textId="6BF110B5" w:rsidR="00A721C6" w:rsidRDefault="00A721C6" w:rsidP="00F310E4">
      <w:pPr>
        <w:pStyle w:val="Heading1"/>
      </w:pPr>
    </w:p>
    <w:p w14:paraId="5F6D015A" w14:textId="2347A7AA" w:rsidR="00A721C6" w:rsidRDefault="00A721C6" w:rsidP="00F310E4">
      <w:pPr>
        <w:pStyle w:val="Heading1"/>
      </w:pPr>
    </w:p>
    <w:p w14:paraId="06CB4675" w14:textId="550F3325" w:rsidR="00A721C6" w:rsidRDefault="00A721C6" w:rsidP="00A721C6"/>
    <w:p w14:paraId="01E6EC38" w14:textId="77777777" w:rsidR="00A721C6" w:rsidRDefault="00A721C6" w:rsidP="00A721C6"/>
    <w:p w14:paraId="7F77B0CC" w14:textId="77777777" w:rsidR="00A721C6" w:rsidRDefault="00A721C6" w:rsidP="00A721C6"/>
    <w:p w14:paraId="79BDC43B" w14:textId="77777777" w:rsidR="000D3865" w:rsidRDefault="000D3865" w:rsidP="00564E99">
      <w:pPr>
        <w:pStyle w:val="Caption"/>
      </w:pPr>
    </w:p>
    <w:p w14:paraId="10E5D08B" w14:textId="77777777" w:rsidR="00ED4187" w:rsidRDefault="00ED4187" w:rsidP="00A721C6">
      <w:pPr>
        <w:pStyle w:val="Caption"/>
        <w:jc w:val="center"/>
      </w:pPr>
    </w:p>
    <w:p w14:paraId="0F6D5D01" w14:textId="77777777" w:rsidR="00ED4187" w:rsidRDefault="00ED4187" w:rsidP="00A721C6">
      <w:pPr>
        <w:pStyle w:val="Caption"/>
        <w:jc w:val="center"/>
      </w:pPr>
    </w:p>
    <w:p w14:paraId="13E58BAB" w14:textId="77777777" w:rsidR="00ED4187" w:rsidRDefault="00ED4187" w:rsidP="00A721C6">
      <w:pPr>
        <w:pStyle w:val="Caption"/>
        <w:jc w:val="center"/>
      </w:pPr>
    </w:p>
    <w:p w14:paraId="56525338" w14:textId="1B97B6FC" w:rsidR="00A721C6" w:rsidRPr="00A721C6" w:rsidRDefault="00A721C6" w:rsidP="00A721C6">
      <w:pPr>
        <w:pStyle w:val="Caption"/>
        <w:jc w:val="center"/>
      </w:pPr>
      <w:r>
        <w:t>Feature importance grafici</w:t>
      </w:r>
    </w:p>
    <w:p w14:paraId="1ADDC389" w14:textId="32AC1F52" w:rsidR="001E2993" w:rsidRPr="001E2993" w:rsidRDefault="001E2993" w:rsidP="00F310E4">
      <w:pPr>
        <w:pStyle w:val="Heading1"/>
      </w:pPr>
      <w:bookmarkStart w:id="127" w:name="_Toc222236782"/>
      <w:bookmarkStart w:id="128" w:name="_Toc222237991"/>
      <w:r w:rsidRPr="001E2993">
        <w:t>Zaključak poređenja modela</w:t>
      </w:r>
      <w:bookmarkEnd w:id="127"/>
      <w:bookmarkEnd w:id="128"/>
    </w:p>
    <w:p w14:paraId="48A32A86" w14:textId="77777777" w:rsidR="001E2993" w:rsidRPr="001E2993" w:rsidRDefault="001E2993" w:rsidP="001E2993">
      <w:r w:rsidRPr="001E2993">
        <w:t>Upoređivanjem svih testiranih modela može se zaključiti da svi modeli postižu visoku tačnost u predviđanju OVR rejtinga igrača. Linearna regresija daje veoma dobre rezultate uz jednostavnu interpretaciju modela, dok Random Forest i XGBoost omogućavaju modelovanje složenijih odnosa između atributa. Lasso regresija dodatno omogućava selekciju najvažnijih prediktora.</w:t>
      </w:r>
    </w:p>
    <w:p w14:paraId="15DF6F86" w14:textId="280A9342" w:rsidR="00564E99" w:rsidRPr="001E2993" w:rsidRDefault="001E2993" w:rsidP="001E2993">
      <w:r w:rsidRPr="001E2993">
        <w:t>Dobijeni rezultati potvrđuju da atributi igrača imaju snažan uticaj na OVR rejting i da se on može precizno predvideti primenom različitih metoda mašinskog učenja.</w:t>
      </w:r>
    </w:p>
    <w:tbl>
      <w:tblPr>
        <w:tblStyle w:val="GridTable5Dark-Accent1"/>
        <w:tblW w:w="0" w:type="auto"/>
        <w:tblLook w:val="04A0" w:firstRow="1" w:lastRow="0" w:firstColumn="1" w:lastColumn="0" w:noHBand="0" w:noVBand="1"/>
      </w:tblPr>
      <w:tblGrid>
        <w:gridCol w:w="2337"/>
        <w:gridCol w:w="2337"/>
        <w:gridCol w:w="2338"/>
        <w:gridCol w:w="2338"/>
      </w:tblGrid>
      <w:tr w:rsidR="00B82E8A" w14:paraId="7B4D4C73" w14:textId="77777777" w:rsidTr="009667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A540674" w14:textId="5F3F6247" w:rsidR="00B82E8A" w:rsidRDefault="00B82E8A" w:rsidP="0096672E">
            <w:pPr>
              <w:jc w:val="center"/>
            </w:pPr>
            <w:r>
              <w:t>Model/Metric</w:t>
            </w:r>
          </w:p>
        </w:tc>
        <w:tc>
          <w:tcPr>
            <w:tcW w:w="2337" w:type="dxa"/>
          </w:tcPr>
          <w:p w14:paraId="64887E49" w14:textId="73DA6C34" w:rsidR="00B82E8A" w:rsidRDefault="007066AD" w:rsidP="0096672E">
            <w:pPr>
              <w:jc w:val="center"/>
              <w:cnfStyle w:val="100000000000" w:firstRow="1" w:lastRow="0" w:firstColumn="0" w:lastColumn="0" w:oddVBand="0" w:evenVBand="0" w:oddHBand="0" w:evenHBand="0" w:firstRowFirstColumn="0" w:firstRowLastColumn="0" w:lastRowFirstColumn="0" w:lastRowLastColumn="0"/>
            </w:pPr>
            <w:r>
              <w:t>RMSE</w:t>
            </w:r>
          </w:p>
        </w:tc>
        <w:tc>
          <w:tcPr>
            <w:tcW w:w="2338" w:type="dxa"/>
          </w:tcPr>
          <w:p w14:paraId="636190CE" w14:textId="6E0BAE1C" w:rsidR="00B82E8A" w:rsidRDefault="007066AD" w:rsidP="0096672E">
            <w:pPr>
              <w:jc w:val="center"/>
              <w:cnfStyle w:val="100000000000" w:firstRow="1" w:lastRow="0" w:firstColumn="0" w:lastColumn="0" w:oddVBand="0" w:evenVBand="0" w:oddHBand="0" w:evenHBand="0" w:firstRowFirstColumn="0" w:firstRowLastColumn="0" w:lastRowFirstColumn="0" w:lastRowLastColumn="0"/>
            </w:pPr>
            <w:r>
              <w:t>MAE</w:t>
            </w:r>
          </w:p>
        </w:tc>
        <w:tc>
          <w:tcPr>
            <w:tcW w:w="2338" w:type="dxa"/>
          </w:tcPr>
          <w:p w14:paraId="30FD2A52" w14:textId="000EE0E2" w:rsidR="00B82E8A" w:rsidRDefault="007066AD" w:rsidP="0096672E">
            <w:pPr>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m:oMathPara>
          </w:p>
        </w:tc>
      </w:tr>
      <w:tr w:rsidR="00B82E8A" w14:paraId="4F7416E5" w14:textId="77777777" w:rsidTr="00966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F7ACE9D" w14:textId="0213017A" w:rsidR="00B82E8A" w:rsidRDefault="007066AD" w:rsidP="0096672E">
            <w:pPr>
              <w:jc w:val="center"/>
            </w:pPr>
            <w:r>
              <w:t>Linearna regresija</w:t>
            </w:r>
          </w:p>
        </w:tc>
        <w:tc>
          <w:tcPr>
            <w:tcW w:w="2337" w:type="dxa"/>
          </w:tcPr>
          <w:p w14:paraId="05553A2D" w14:textId="1EB87792" w:rsidR="00B82E8A" w:rsidRDefault="007233B0" w:rsidP="0096672E">
            <w:pPr>
              <w:jc w:val="center"/>
              <w:cnfStyle w:val="000000100000" w:firstRow="0" w:lastRow="0" w:firstColumn="0" w:lastColumn="0" w:oddVBand="0" w:evenVBand="0" w:oddHBand="1" w:evenHBand="0" w:firstRowFirstColumn="0" w:firstRowLastColumn="0" w:lastRowFirstColumn="0" w:lastRowLastColumn="0"/>
            </w:pPr>
            <w:r>
              <w:t>1.4</w:t>
            </w:r>
            <w:r w:rsidR="00CE59F5">
              <w:t>11884</w:t>
            </w:r>
          </w:p>
        </w:tc>
        <w:tc>
          <w:tcPr>
            <w:tcW w:w="2338" w:type="dxa"/>
          </w:tcPr>
          <w:p w14:paraId="31A57B5C" w14:textId="07C6FB05" w:rsidR="00B82E8A" w:rsidRDefault="00CE59F5" w:rsidP="0096672E">
            <w:pPr>
              <w:jc w:val="center"/>
              <w:cnfStyle w:val="000000100000" w:firstRow="0" w:lastRow="0" w:firstColumn="0" w:lastColumn="0" w:oddVBand="0" w:evenVBand="0" w:oddHBand="1" w:evenHBand="0" w:firstRowFirstColumn="0" w:firstRowLastColumn="0" w:lastRowFirstColumn="0" w:lastRowLastColumn="0"/>
            </w:pPr>
            <w:r>
              <w:t>1.112292</w:t>
            </w:r>
          </w:p>
        </w:tc>
        <w:tc>
          <w:tcPr>
            <w:tcW w:w="2338" w:type="dxa"/>
          </w:tcPr>
          <w:p w14:paraId="347A35F0" w14:textId="613CC485" w:rsidR="00B82E8A" w:rsidRDefault="00473CED" w:rsidP="0096672E">
            <w:pPr>
              <w:jc w:val="center"/>
              <w:cnfStyle w:val="000000100000" w:firstRow="0" w:lastRow="0" w:firstColumn="0" w:lastColumn="0" w:oddVBand="0" w:evenVBand="0" w:oddHBand="1" w:evenHBand="0" w:firstRowFirstColumn="0" w:firstRowLastColumn="0" w:lastRowFirstColumn="0" w:lastRowLastColumn="0"/>
            </w:pPr>
            <w:r>
              <w:t>0.9628</w:t>
            </w:r>
          </w:p>
        </w:tc>
      </w:tr>
      <w:tr w:rsidR="00B82E8A" w14:paraId="12C9A647" w14:textId="77777777" w:rsidTr="0096672E">
        <w:tc>
          <w:tcPr>
            <w:cnfStyle w:val="001000000000" w:firstRow="0" w:lastRow="0" w:firstColumn="1" w:lastColumn="0" w:oddVBand="0" w:evenVBand="0" w:oddHBand="0" w:evenHBand="0" w:firstRowFirstColumn="0" w:firstRowLastColumn="0" w:lastRowFirstColumn="0" w:lastRowLastColumn="0"/>
            <w:tcW w:w="2337" w:type="dxa"/>
          </w:tcPr>
          <w:p w14:paraId="339F3FCF" w14:textId="45A634DC" w:rsidR="00B82E8A" w:rsidRDefault="007066AD" w:rsidP="0096672E">
            <w:pPr>
              <w:jc w:val="center"/>
            </w:pPr>
            <w:r>
              <w:t>Random Forest</w:t>
            </w:r>
          </w:p>
        </w:tc>
        <w:tc>
          <w:tcPr>
            <w:tcW w:w="2337" w:type="dxa"/>
          </w:tcPr>
          <w:p w14:paraId="7F5FC242" w14:textId="3EAE5151" w:rsidR="00B82E8A" w:rsidRDefault="0019264F" w:rsidP="0096672E">
            <w:pPr>
              <w:jc w:val="center"/>
              <w:cnfStyle w:val="000000000000" w:firstRow="0" w:lastRow="0" w:firstColumn="0" w:lastColumn="0" w:oddVBand="0" w:evenVBand="0" w:oddHBand="0" w:evenHBand="0" w:firstRowFirstColumn="0" w:firstRowLastColumn="0" w:lastRowFirstColumn="0" w:lastRowLastColumn="0"/>
            </w:pPr>
            <w:r>
              <w:t>1.317832</w:t>
            </w:r>
          </w:p>
        </w:tc>
        <w:tc>
          <w:tcPr>
            <w:tcW w:w="2338" w:type="dxa"/>
          </w:tcPr>
          <w:p w14:paraId="17AC6AEB" w14:textId="4BE7502D" w:rsidR="00B82E8A" w:rsidRDefault="0019264F" w:rsidP="0096672E">
            <w:pPr>
              <w:jc w:val="center"/>
              <w:cnfStyle w:val="000000000000" w:firstRow="0" w:lastRow="0" w:firstColumn="0" w:lastColumn="0" w:oddVBand="0" w:evenVBand="0" w:oddHBand="0" w:evenHBand="0" w:firstRowFirstColumn="0" w:firstRowLastColumn="0" w:lastRowFirstColumn="0" w:lastRowLastColumn="0"/>
            </w:pPr>
            <w:r>
              <w:t>1.</w:t>
            </w:r>
            <w:r w:rsidR="004E5B3E">
              <w:t>025073</w:t>
            </w:r>
          </w:p>
        </w:tc>
        <w:tc>
          <w:tcPr>
            <w:tcW w:w="2338" w:type="dxa"/>
          </w:tcPr>
          <w:p w14:paraId="4C8E8679" w14:textId="23322F90" w:rsidR="00B82E8A" w:rsidRDefault="004E5B3E" w:rsidP="0096672E">
            <w:pPr>
              <w:jc w:val="center"/>
              <w:cnfStyle w:val="000000000000" w:firstRow="0" w:lastRow="0" w:firstColumn="0" w:lastColumn="0" w:oddVBand="0" w:evenVBand="0" w:oddHBand="0" w:evenHBand="0" w:firstRowFirstColumn="0" w:firstRowLastColumn="0" w:lastRowFirstColumn="0" w:lastRowLastColumn="0"/>
            </w:pPr>
            <w:r>
              <w:t>0.9681</w:t>
            </w:r>
            <w:r w:rsidR="0020118B">
              <w:t>028</w:t>
            </w:r>
          </w:p>
        </w:tc>
      </w:tr>
      <w:tr w:rsidR="00B82E8A" w14:paraId="44A1AE43" w14:textId="77777777" w:rsidTr="00966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CFCAEDC" w14:textId="12A59CD2" w:rsidR="00B82E8A" w:rsidRDefault="007066AD" w:rsidP="0096672E">
            <w:pPr>
              <w:jc w:val="center"/>
            </w:pPr>
            <w:r>
              <w:t>XGBoost</w:t>
            </w:r>
          </w:p>
        </w:tc>
        <w:tc>
          <w:tcPr>
            <w:tcW w:w="2337" w:type="dxa"/>
          </w:tcPr>
          <w:p w14:paraId="64CD092F" w14:textId="6A4AF9E8" w:rsidR="00B82E8A" w:rsidRDefault="00B04432" w:rsidP="0096672E">
            <w:pPr>
              <w:jc w:val="center"/>
              <w:cnfStyle w:val="000000100000" w:firstRow="0" w:lastRow="0" w:firstColumn="0" w:lastColumn="0" w:oddVBand="0" w:evenVBand="0" w:oddHBand="1" w:evenHBand="0" w:firstRowFirstColumn="0" w:firstRowLastColumn="0" w:lastRowFirstColumn="0" w:lastRowLastColumn="0"/>
            </w:pPr>
            <w:r>
              <w:t>1.587713</w:t>
            </w:r>
          </w:p>
        </w:tc>
        <w:tc>
          <w:tcPr>
            <w:tcW w:w="2338" w:type="dxa"/>
          </w:tcPr>
          <w:p w14:paraId="28E6330E" w14:textId="52F8D124" w:rsidR="00B82E8A" w:rsidRDefault="00B04432" w:rsidP="0096672E">
            <w:pPr>
              <w:jc w:val="center"/>
              <w:cnfStyle w:val="000000100000" w:firstRow="0" w:lastRow="0" w:firstColumn="0" w:lastColumn="0" w:oddVBand="0" w:evenVBand="0" w:oddHBand="1" w:evenHBand="0" w:firstRowFirstColumn="0" w:firstRowLastColumn="0" w:lastRowFirstColumn="0" w:lastRowLastColumn="0"/>
            </w:pPr>
            <w:r>
              <w:t>1.218703</w:t>
            </w:r>
          </w:p>
        </w:tc>
        <w:tc>
          <w:tcPr>
            <w:tcW w:w="2338" w:type="dxa"/>
          </w:tcPr>
          <w:p w14:paraId="224177E7" w14:textId="318CC3F6" w:rsidR="00B82E8A" w:rsidRDefault="00B04432" w:rsidP="0096672E">
            <w:pPr>
              <w:jc w:val="center"/>
              <w:cnfStyle w:val="000000100000" w:firstRow="0" w:lastRow="0" w:firstColumn="0" w:lastColumn="0" w:oddVBand="0" w:evenVBand="0" w:oddHBand="1" w:evenHBand="0" w:firstRowFirstColumn="0" w:firstRowLastColumn="0" w:lastRowFirstColumn="0" w:lastRowLastColumn="0"/>
            </w:pPr>
            <w:r>
              <w:t>0.9537006</w:t>
            </w:r>
          </w:p>
        </w:tc>
      </w:tr>
      <w:tr w:rsidR="00B82E8A" w14:paraId="70393C38" w14:textId="77777777" w:rsidTr="0096672E">
        <w:tc>
          <w:tcPr>
            <w:cnfStyle w:val="001000000000" w:firstRow="0" w:lastRow="0" w:firstColumn="1" w:lastColumn="0" w:oddVBand="0" w:evenVBand="0" w:oddHBand="0" w:evenHBand="0" w:firstRowFirstColumn="0" w:firstRowLastColumn="0" w:lastRowFirstColumn="0" w:lastRowLastColumn="0"/>
            <w:tcW w:w="2337" w:type="dxa"/>
          </w:tcPr>
          <w:p w14:paraId="09A715E9" w14:textId="73676938" w:rsidR="00B82E8A" w:rsidRDefault="007066AD" w:rsidP="0096672E">
            <w:pPr>
              <w:jc w:val="center"/>
            </w:pPr>
            <w:r>
              <w:t>LASSO regresija</w:t>
            </w:r>
          </w:p>
        </w:tc>
        <w:tc>
          <w:tcPr>
            <w:tcW w:w="2337" w:type="dxa"/>
          </w:tcPr>
          <w:p w14:paraId="6A004FC1" w14:textId="0149D7C7" w:rsidR="00B82E8A" w:rsidRDefault="00B04432" w:rsidP="0096672E">
            <w:pPr>
              <w:jc w:val="center"/>
              <w:cnfStyle w:val="000000000000" w:firstRow="0" w:lastRow="0" w:firstColumn="0" w:lastColumn="0" w:oddVBand="0" w:evenVBand="0" w:oddHBand="0" w:evenHBand="0" w:firstRowFirstColumn="0" w:firstRowLastColumn="0" w:lastRowFirstColumn="0" w:lastRowLastColumn="0"/>
            </w:pPr>
            <w:r>
              <w:t>1.412781</w:t>
            </w:r>
          </w:p>
        </w:tc>
        <w:tc>
          <w:tcPr>
            <w:tcW w:w="2338" w:type="dxa"/>
          </w:tcPr>
          <w:p w14:paraId="29007D3A" w14:textId="4A5B24BA" w:rsidR="00B82E8A" w:rsidRDefault="00B04432" w:rsidP="0096672E">
            <w:pPr>
              <w:jc w:val="center"/>
              <w:cnfStyle w:val="000000000000" w:firstRow="0" w:lastRow="0" w:firstColumn="0" w:lastColumn="0" w:oddVBand="0" w:evenVBand="0" w:oddHBand="0" w:evenHBand="0" w:firstRowFirstColumn="0" w:firstRowLastColumn="0" w:lastRowFirstColumn="0" w:lastRowLastColumn="0"/>
            </w:pPr>
            <w:r>
              <w:t>1.112</w:t>
            </w:r>
            <w:r w:rsidR="00DA4BC6">
              <w:t>893</w:t>
            </w:r>
          </w:p>
        </w:tc>
        <w:tc>
          <w:tcPr>
            <w:tcW w:w="2338" w:type="dxa"/>
          </w:tcPr>
          <w:p w14:paraId="12D0D2F2" w14:textId="03BA2EEE" w:rsidR="00B82E8A" w:rsidRDefault="00DA4BC6" w:rsidP="0096672E">
            <w:pPr>
              <w:jc w:val="center"/>
              <w:cnfStyle w:val="000000000000" w:firstRow="0" w:lastRow="0" w:firstColumn="0" w:lastColumn="0" w:oddVBand="0" w:evenVBand="0" w:oddHBand="0" w:evenHBand="0" w:firstRowFirstColumn="0" w:firstRowLastColumn="0" w:lastRowFirstColumn="0" w:lastRowLastColumn="0"/>
            </w:pPr>
            <w:r>
              <w:t>0.9633409</w:t>
            </w:r>
          </w:p>
        </w:tc>
      </w:tr>
    </w:tbl>
    <w:p w14:paraId="18064259" w14:textId="77777777" w:rsidR="00D32503" w:rsidRDefault="00D32503" w:rsidP="00D32503"/>
    <w:p w14:paraId="7F8FB208" w14:textId="77777777" w:rsidR="0076075A" w:rsidRPr="0076075A" w:rsidRDefault="0076075A" w:rsidP="0076075A">
      <w:r w:rsidRPr="0076075A">
        <w:t>U poređenju korišćenih modela za predviđanje ukupne ocene napadača (OVR), može se primetiti da su svi modeli dali veoma dobre rezultate, uz relativno male razlike u metrikama.</w:t>
      </w:r>
    </w:p>
    <w:p w14:paraId="46ADD2D8" w14:textId="77777777" w:rsidR="0076075A" w:rsidRPr="0076075A" w:rsidRDefault="0076075A" w:rsidP="0076075A">
      <w:r w:rsidRPr="0076075A">
        <w:lastRenderedPageBreak/>
        <w:t>Linearna regresija je pokazala veoma dobre rezultate, što ukazuje da postoji jaka linearna veza između tehničkih atributa napadača (kao što su Finishing, Ball Control i Reactions) i njihove ukupne ocene. Model daje stabilne predikcije sa malom prosečnom greškom.</w:t>
      </w:r>
    </w:p>
    <w:p w14:paraId="157E7EB7" w14:textId="77777777" w:rsidR="0076075A" w:rsidRPr="0076075A" w:rsidRDefault="0076075A" w:rsidP="0076075A">
      <w:r w:rsidRPr="0076075A">
        <w:t>Random Forest model uspešno prepoznaje nelinearne odnose između atributa igrača i ukupne ocene. U nekim slučajevima postiže bolji R², ali može imati nešto veću grešku zbog veće kompleksnosti modela i mogućeg overfitting-a.</w:t>
      </w:r>
    </w:p>
    <w:p w14:paraId="30CFE894" w14:textId="77777777" w:rsidR="0076075A" w:rsidRPr="0076075A" w:rsidRDefault="0076075A" w:rsidP="0076075A">
      <w:r w:rsidRPr="0076075A">
        <w:t>XGBoost model koristi boosting pristup gde svako naredno stablo ispravlja greške prethodnog. Model pokazuje visoku preciznost i uspešno prepoznaje najvažnije karakteristike napadača, ali rezultati mogu zavisiti od izbora hiperparametara i korišćenih obeležja.</w:t>
      </w:r>
    </w:p>
    <w:p w14:paraId="331A5527" w14:textId="77777777" w:rsidR="0076075A" w:rsidRPr="0076075A" w:rsidRDefault="0076075A" w:rsidP="0076075A">
      <w:r w:rsidRPr="0076075A">
        <w:t>LASSO regresija daje rezultate slične linearnoj regresiji, ali sa dodatnom prednošću automatske selekcije najvažnijih prediktora. Ovaj model eliminiše redundantne promenljive i omogućava jednostavniji i stabilniji model bez značajnog gubitka tačnosti.</w:t>
      </w:r>
    </w:p>
    <w:p w14:paraId="02B88F94" w14:textId="212BE4E3" w:rsidR="00E878EB" w:rsidRDefault="0076075A" w:rsidP="0076075A">
      <w:r w:rsidRPr="0076075A">
        <w:t>Na osnovu rezultata može se zaključiti da se ukupna ocena napadača može veoma uspešno predvideti na osnovu njihovih tehničkih i fizičkih atributa.</w:t>
      </w:r>
    </w:p>
    <w:tbl>
      <w:tblPr>
        <w:tblStyle w:val="GridTable5Dark-Accent1"/>
        <w:tblW w:w="0" w:type="auto"/>
        <w:tblLook w:val="04A0" w:firstRow="1" w:lastRow="0" w:firstColumn="1" w:lastColumn="0" w:noHBand="0" w:noVBand="1"/>
      </w:tblPr>
      <w:tblGrid>
        <w:gridCol w:w="2337"/>
        <w:gridCol w:w="2337"/>
        <w:gridCol w:w="2338"/>
        <w:gridCol w:w="2338"/>
      </w:tblGrid>
      <w:tr w:rsidR="00CD015D" w14:paraId="0950AD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FEBEBD" w14:textId="77777777" w:rsidR="00CD015D" w:rsidRDefault="00CD015D">
            <w:pPr>
              <w:jc w:val="center"/>
            </w:pPr>
            <w:r>
              <w:t>Model/Metric</w:t>
            </w:r>
          </w:p>
        </w:tc>
        <w:tc>
          <w:tcPr>
            <w:tcW w:w="2337" w:type="dxa"/>
          </w:tcPr>
          <w:p w14:paraId="17E8052C" w14:textId="77777777" w:rsidR="00CD015D" w:rsidRDefault="00CD015D">
            <w:pPr>
              <w:jc w:val="center"/>
              <w:cnfStyle w:val="100000000000" w:firstRow="1" w:lastRow="0" w:firstColumn="0" w:lastColumn="0" w:oddVBand="0" w:evenVBand="0" w:oddHBand="0" w:evenHBand="0" w:firstRowFirstColumn="0" w:firstRowLastColumn="0" w:lastRowFirstColumn="0" w:lastRowLastColumn="0"/>
            </w:pPr>
            <w:r>
              <w:t>RMSE</w:t>
            </w:r>
          </w:p>
        </w:tc>
        <w:tc>
          <w:tcPr>
            <w:tcW w:w="2338" w:type="dxa"/>
          </w:tcPr>
          <w:p w14:paraId="3B1B186A" w14:textId="77777777" w:rsidR="00CD015D" w:rsidRDefault="00CD015D">
            <w:pPr>
              <w:jc w:val="center"/>
              <w:cnfStyle w:val="100000000000" w:firstRow="1" w:lastRow="0" w:firstColumn="0" w:lastColumn="0" w:oddVBand="0" w:evenVBand="0" w:oddHBand="0" w:evenHBand="0" w:firstRowFirstColumn="0" w:firstRowLastColumn="0" w:lastRowFirstColumn="0" w:lastRowLastColumn="0"/>
            </w:pPr>
            <w:r>
              <w:t>MAE</w:t>
            </w:r>
          </w:p>
        </w:tc>
        <w:tc>
          <w:tcPr>
            <w:tcW w:w="2338" w:type="dxa"/>
          </w:tcPr>
          <w:p w14:paraId="19847386" w14:textId="77777777" w:rsidR="00CD015D" w:rsidRDefault="00357FEB">
            <w:pPr>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m:oMathPara>
          </w:p>
        </w:tc>
      </w:tr>
      <w:tr w:rsidR="00CD015D" w14:paraId="4AE9DD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71A0EF4" w14:textId="77777777" w:rsidR="00CD015D" w:rsidRDefault="00CD015D">
            <w:pPr>
              <w:jc w:val="center"/>
            </w:pPr>
            <w:r>
              <w:t>Linearna regresija</w:t>
            </w:r>
          </w:p>
        </w:tc>
        <w:tc>
          <w:tcPr>
            <w:tcW w:w="2337" w:type="dxa"/>
          </w:tcPr>
          <w:p w14:paraId="3DBC971C" w14:textId="0D47713E" w:rsidR="00CD015D" w:rsidRDefault="00095DCC">
            <w:pPr>
              <w:jc w:val="center"/>
              <w:cnfStyle w:val="000000100000" w:firstRow="0" w:lastRow="0" w:firstColumn="0" w:lastColumn="0" w:oddVBand="0" w:evenVBand="0" w:oddHBand="1" w:evenHBand="0" w:firstRowFirstColumn="0" w:firstRowLastColumn="0" w:lastRowFirstColumn="0" w:lastRowLastColumn="0"/>
            </w:pPr>
            <w:r>
              <w:t>1.549</w:t>
            </w:r>
            <w:r w:rsidR="00DA161C">
              <w:t>747</w:t>
            </w:r>
          </w:p>
        </w:tc>
        <w:tc>
          <w:tcPr>
            <w:tcW w:w="2338" w:type="dxa"/>
          </w:tcPr>
          <w:p w14:paraId="06FDD961" w14:textId="5BAA4506" w:rsidR="00CD015D" w:rsidRDefault="00DA161C">
            <w:pPr>
              <w:jc w:val="center"/>
              <w:cnfStyle w:val="000000100000" w:firstRow="0" w:lastRow="0" w:firstColumn="0" w:lastColumn="0" w:oddVBand="0" w:evenVBand="0" w:oddHBand="1" w:evenHBand="0" w:firstRowFirstColumn="0" w:firstRowLastColumn="0" w:lastRowFirstColumn="0" w:lastRowLastColumn="0"/>
            </w:pPr>
            <w:r>
              <w:t>1.218143</w:t>
            </w:r>
          </w:p>
        </w:tc>
        <w:tc>
          <w:tcPr>
            <w:tcW w:w="2338" w:type="dxa"/>
          </w:tcPr>
          <w:p w14:paraId="5389074C" w14:textId="67F3218E" w:rsidR="00CD015D" w:rsidRDefault="00FF0614">
            <w:pPr>
              <w:jc w:val="center"/>
              <w:cnfStyle w:val="000000100000" w:firstRow="0" w:lastRow="0" w:firstColumn="0" w:lastColumn="0" w:oddVBand="0" w:evenVBand="0" w:oddHBand="1" w:evenHBand="0" w:firstRowFirstColumn="0" w:firstRowLastColumn="0" w:lastRowFirstColumn="0" w:lastRowLastColumn="0"/>
            </w:pPr>
            <w:r>
              <w:t>0.9</w:t>
            </w:r>
            <w:r w:rsidR="001D4813">
              <w:t>506</w:t>
            </w:r>
          </w:p>
        </w:tc>
      </w:tr>
      <w:tr w:rsidR="00CD015D" w14:paraId="66691DA5" w14:textId="77777777">
        <w:tc>
          <w:tcPr>
            <w:cnfStyle w:val="001000000000" w:firstRow="0" w:lastRow="0" w:firstColumn="1" w:lastColumn="0" w:oddVBand="0" w:evenVBand="0" w:oddHBand="0" w:evenHBand="0" w:firstRowFirstColumn="0" w:firstRowLastColumn="0" w:lastRowFirstColumn="0" w:lastRowLastColumn="0"/>
            <w:tcW w:w="2337" w:type="dxa"/>
          </w:tcPr>
          <w:p w14:paraId="08D511C2" w14:textId="77777777" w:rsidR="00CD015D" w:rsidRDefault="00CD015D">
            <w:pPr>
              <w:jc w:val="center"/>
            </w:pPr>
            <w:r>
              <w:t>Random Forest</w:t>
            </w:r>
          </w:p>
        </w:tc>
        <w:tc>
          <w:tcPr>
            <w:tcW w:w="2337" w:type="dxa"/>
          </w:tcPr>
          <w:p w14:paraId="7116FFFD" w14:textId="728EA70F" w:rsidR="00CD015D" w:rsidRDefault="00A30109">
            <w:pPr>
              <w:jc w:val="center"/>
              <w:cnfStyle w:val="000000000000" w:firstRow="0" w:lastRow="0" w:firstColumn="0" w:lastColumn="0" w:oddVBand="0" w:evenVBand="0" w:oddHBand="0" w:evenHBand="0" w:firstRowFirstColumn="0" w:firstRowLastColumn="0" w:lastRowFirstColumn="0" w:lastRowLastColumn="0"/>
            </w:pPr>
            <w:r>
              <w:t>1.340372</w:t>
            </w:r>
          </w:p>
        </w:tc>
        <w:tc>
          <w:tcPr>
            <w:tcW w:w="2338" w:type="dxa"/>
          </w:tcPr>
          <w:p w14:paraId="1A6775D0" w14:textId="4E85DE01" w:rsidR="00CD015D" w:rsidRDefault="00A30109">
            <w:pPr>
              <w:jc w:val="center"/>
              <w:cnfStyle w:val="000000000000" w:firstRow="0" w:lastRow="0" w:firstColumn="0" w:lastColumn="0" w:oddVBand="0" w:evenVBand="0" w:oddHBand="0" w:evenHBand="0" w:firstRowFirstColumn="0" w:firstRowLastColumn="0" w:lastRowFirstColumn="0" w:lastRowLastColumn="0"/>
            </w:pPr>
            <w:r>
              <w:t>1.027624</w:t>
            </w:r>
          </w:p>
        </w:tc>
        <w:tc>
          <w:tcPr>
            <w:tcW w:w="2338" w:type="dxa"/>
          </w:tcPr>
          <w:p w14:paraId="0E1F6B6E" w14:textId="231F20A9" w:rsidR="00CD015D" w:rsidRDefault="005060ED">
            <w:pPr>
              <w:jc w:val="center"/>
              <w:cnfStyle w:val="000000000000" w:firstRow="0" w:lastRow="0" w:firstColumn="0" w:lastColumn="0" w:oddVBand="0" w:evenVBand="0" w:oddHBand="0" w:evenHBand="0" w:firstRowFirstColumn="0" w:firstRowLastColumn="0" w:lastRowFirstColumn="0" w:lastRowLastColumn="0"/>
            </w:pPr>
            <w:r>
              <w:t>0.9668486</w:t>
            </w:r>
          </w:p>
        </w:tc>
      </w:tr>
      <w:tr w:rsidR="00CD015D" w14:paraId="7C6FA0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9A3361B" w14:textId="77777777" w:rsidR="00CD015D" w:rsidRDefault="00CD015D">
            <w:pPr>
              <w:jc w:val="center"/>
            </w:pPr>
            <w:r>
              <w:t>XGBoost</w:t>
            </w:r>
          </w:p>
        </w:tc>
        <w:tc>
          <w:tcPr>
            <w:tcW w:w="2337" w:type="dxa"/>
          </w:tcPr>
          <w:p w14:paraId="355F8A9E" w14:textId="74F2996A" w:rsidR="00CD015D" w:rsidRDefault="00B04432">
            <w:pPr>
              <w:jc w:val="center"/>
              <w:cnfStyle w:val="000000100000" w:firstRow="0" w:lastRow="0" w:firstColumn="0" w:lastColumn="0" w:oddVBand="0" w:evenVBand="0" w:oddHBand="1" w:evenHBand="0" w:firstRowFirstColumn="0" w:firstRowLastColumn="0" w:lastRowFirstColumn="0" w:lastRowLastColumn="0"/>
            </w:pPr>
            <w:r>
              <w:t>1.595774</w:t>
            </w:r>
          </w:p>
        </w:tc>
        <w:tc>
          <w:tcPr>
            <w:tcW w:w="2338" w:type="dxa"/>
          </w:tcPr>
          <w:p w14:paraId="2D559CF3" w14:textId="1AF1B2B4" w:rsidR="00CD015D" w:rsidRDefault="00B04432">
            <w:pPr>
              <w:jc w:val="center"/>
              <w:cnfStyle w:val="000000100000" w:firstRow="0" w:lastRow="0" w:firstColumn="0" w:lastColumn="0" w:oddVBand="0" w:evenVBand="0" w:oddHBand="1" w:evenHBand="0" w:firstRowFirstColumn="0" w:firstRowLastColumn="0" w:lastRowFirstColumn="0" w:lastRowLastColumn="0"/>
            </w:pPr>
            <w:r>
              <w:t>1.233827</w:t>
            </w:r>
          </w:p>
        </w:tc>
        <w:tc>
          <w:tcPr>
            <w:tcW w:w="2338" w:type="dxa"/>
          </w:tcPr>
          <w:p w14:paraId="4872F00B" w14:textId="6B377135" w:rsidR="00CD015D" w:rsidRDefault="00B04432">
            <w:pPr>
              <w:jc w:val="center"/>
              <w:cnfStyle w:val="000000100000" w:firstRow="0" w:lastRow="0" w:firstColumn="0" w:lastColumn="0" w:oddVBand="0" w:evenVBand="0" w:oddHBand="1" w:evenHBand="0" w:firstRowFirstColumn="0" w:firstRowLastColumn="0" w:lastRowFirstColumn="0" w:lastRowLastColumn="0"/>
            </w:pPr>
            <w:r>
              <w:t>0.95307</w:t>
            </w:r>
          </w:p>
        </w:tc>
      </w:tr>
      <w:tr w:rsidR="00CD015D" w14:paraId="4EA61B05" w14:textId="77777777">
        <w:tc>
          <w:tcPr>
            <w:cnfStyle w:val="001000000000" w:firstRow="0" w:lastRow="0" w:firstColumn="1" w:lastColumn="0" w:oddVBand="0" w:evenVBand="0" w:oddHBand="0" w:evenHBand="0" w:firstRowFirstColumn="0" w:firstRowLastColumn="0" w:lastRowFirstColumn="0" w:lastRowLastColumn="0"/>
            <w:tcW w:w="2337" w:type="dxa"/>
          </w:tcPr>
          <w:p w14:paraId="6174D089" w14:textId="77777777" w:rsidR="00CD015D" w:rsidRDefault="00CD015D">
            <w:pPr>
              <w:jc w:val="center"/>
            </w:pPr>
            <w:r>
              <w:t>LASSO regresija</w:t>
            </w:r>
          </w:p>
        </w:tc>
        <w:tc>
          <w:tcPr>
            <w:tcW w:w="2337" w:type="dxa"/>
          </w:tcPr>
          <w:p w14:paraId="59710BFB" w14:textId="5FB7869F" w:rsidR="00CD015D" w:rsidRDefault="00DA4BC6">
            <w:pPr>
              <w:jc w:val="center"/>
              <w:cnfStyle w:val="000000000000" w:firstRow="0" w:lastRow="0" w:firstColumn="0" w:lastColumn="0" w:oddVBand="0" w:evenVBand="0" w:oddHBand="0" w:evenHBand="0" w:firstRowFirstColumn="0" w:firstRowLastColumn="0" w:lastRowFirstColumn="0" w:lastRowLastColumn="0"/>
            </w:pPr>
            <w:r>
              <w:t>1.550128</w:t>
            </w:r>
          </w:p>
        </w:tc>
        <w:tc>
          <w:tcPr>
            <w:tcW w:w="2338" w:type="dxa"/>
          </w:tcPr>
          <w:p w14:paraId="60E591D2" w14:textId="08DB0777" w:rsidR="00CD015D" w:rsidRDefault="00DA4BC6">
            <w:pPr>
              <w:jc w:val="center"/>
              <w:cnfStyle w:val="000000000000" w:firstRow="0" w:lastRow="0" w:firstColumn="0" w:lastColumn="0" w:oddVBand="0" w:evenVBand="0" w:oddHBand="0" w:evenHBand="0" w:firstRowFirstColumn="0" w:firstRowLastColumn="0" w:lastRowFirstColumn="0" w:lastRowLastColumn="0"/>
            </w:pPr>
            <w:r>
              <w:t>1.220514</w:t>
            </w:r>
          </w:p>
        </w:tc>
        <w:tc>
          <w:tcPr>
            <w:tcW w:w="2338" w:type="dxa"/>
          </w:tcPr>
          <w:p w14:paraId="621805DF" w14:textId="1F029B23" w:rsidR="00CD015D" w:rsidRDefault="002E409D">
            <w:pPr>
              <w:jc w:val="center"/>
              <w:cnfStyle w:val="000000000000" w:firstRow="0" w:lastRow="0" w:firstColumn="0" w:lastColumn="0" w:oddVBand="0" w:evenVBand="0" w:oddHBand="0" w:evenHBand="0" w:firstRowFirstColumn="0" w:firstRowLastColumn="0" w:lastRowFirstColumn="0" w:lastRowLastColumn="0"/>
            </w:pPr>
            <w:r>
              <w:t>0.9556609</w:t>
            </w:r>
          </w:p>
        </w:tc>
      </w:tr>
    </w:tbl>
    <w:p w14:paraId="53043931" w14:textId="77777777" w:rsidR="0076075A" w:rsidRDefault="0076075A" w:rsidP="0076075A"/>
    <w:p w14:paraId="1A2D21C2" w14:textId="77777777" w:rsidR="00F310E4" w:rsidRPr="00F310E4" w:rsidRDefault="00F310E4" w:rsidP="00F310E4">
      <w:r w:rsidRPr="00F310E4">
        <w:t>Kod veznih igrača takođe su upoređeni isti modeli mašinskog učenja radi procene ukupne ocene igrača na osnovu njihovih atributa.</w:t>
      </w:r>
    </w:p>
    <w:p w14:paraId="5074D16A" w14:textId="77777777" w:rsidR="00F310E4" w:rsidRPr="00F310E4" w:rsidRDefault="00F310E4" w:rsidP="00F310E4">
      <w:r w:rsidRPr="00F310E4">
        <w:t>Linearna regresija je pokazala veoma visoku preciznost, što potvrđuje da atributi poput Vision, Short Passing, Ball Control i Reactions imaju snažan linearni uticaj na ukupnu ocenu veznih igrača.</w:t>
      </w:r>
    </w:p>
    <w:p w14:paraId="2C92A35B" w14:textId="77777777" w:rsidR="00F310E4" w:rsidRPr="00F310E4" w:rsidRDefault="00F310E4" w:rsidP="00F310E4">
      <w:r w:rsidRPr="00F310E4">
        <w:t>Random Forest model omogućava hvatanje složenijih odnosa između promenljivih i često daje stabilne rezultate sa visokim koeficijentom determinacije, ali može imati nešto veću grešku u odnosu na jednostavnije modele.</w:t>
      </w:r>
    </w:p>
    <w:p w14:paraId="1091975A" w14:textId="77777777" w:rsidR="00F310E4" w:rsidRPr="00F310E4" w:rsidRDefault="00F310E4" w:rsidP="00F310E4">
      <w:r w:rsidRPr="00F310E4">
        <w:t>XGBoost model pokazuje visoku sposobnost generalizacije i uspešno prepoznaje ključne atribute veznih igrača, ali zbog korišćenja samo numeričkih promenljivih može imati nešto slabije rezultate u odnosu na druge modele.</w:t>
      </w:r>
    </w:p>
    <w:p w14:paraId="3C682180" w14:textId="77777777" w:rsidR="00F310E4" w:rsidRPr="00F310E4" w:rsidRDefault="00F310E4" w:rsidP="00F310E4">
      <w:r w:rsidRPr="00F310E4">
        <w:lastRenderedPageBreak/>
        <w:t>LASSO regresija se pokazala kao veoma efikasna jer uklanja manje bitne prediktore i zadržava samo najvažnije karakteristike koje utiču na OVR, čime se dobija jednostavniji i interpretabilniji model.</w:t>
      </w:r>
    </w:p>
    <w:p w14:paraId="3DC1D052" w14:textId="507AF65B" w:rsidR="00E878EB" w:rsidRDefault="00F310E4" w:rsidP="00F310E4">
      <w:r w:rsidRPr="00F310E4">
        <w:t>Rezultati pokazuju da je ukupnu ocenu veznjaka moguće veoma precizno predvideti na osnovu njihovih tehničkih sposobnosti i atributa igre.</w:t>
      </w:r>
    </w:p>
    <w:p w14:paraId="7F9CB15E" w14:textId="77777777" w:rsidR="001918C4" w:rsidRDefault="001918C4" w:rsidP="00F310E4"/>
    <w:p w14:paraId="15E688AF" w14:textId="77777777" w:rsidR="001918C4" w:rsidRPr="001918C4" w:rsidRDefault="001918C4" w:rsidP="001918C4">
      <w:pPr>
        <w:pStyle w:val="Heading2"/>
      </w:pPr>
      <w:bookmarkStart w:id="129" w:name="_Toc222237992"/>
      <w:r w:rsidRPr="001918C4">
        <w:t>Poređenje modela i izbor najboljeg modela</w:t>
      </w:r>
      <w:bookmarkEnd w:id="129"/>
    </w:p>
    <w:p w14:paraId="48166D40" w14:textId="77777777" w:rsidR="001918C4" w:rsidRPr="001918C4" w:rsidRDefault="001918C4" w:rsidP="001918C4">
      <w:r w:rsidRPr="001918C4">
        <w:t>U završnoj fazi rada izvršeno je poređenje četiri korišćena modela mašinskog učenja: linearne regresije, Random Forest-a, XGBoost-a i LASSO regresije. Evaluacija modela izvršena je korišćenjem standardnih metrika:</w:t>
      </w:r>
    </w:p>
    <w:p w14:paraId="1F6A1BA0" w14:textId="77777777" w:rsidR="001918C4" w:rsidRPr="001918C4" w:rsidRDefault="001918C4" w:rsidP="001918C4">
      <w:pPr>
        <w:numPr>
          <w:ilvl w:val="0"/>
          <w:numId w:val="36"/>
        </w:numPr>
      </w:pPr>
      <w:r w:rsidRPr="001918C4">
        <w:rPr>
          <w:b/>
          <w:bCs/>
        </w:rPr>
        <w:t>RMSE</w:t>
      </w:r>
      <w:r w:rsidRPr="001918C4">
        <w:t xml:space="preserve"> – pokazuje prosečnu kvadratnu grešku modela</w:t>
      </w:r>
    </w:p>
    <w:p w14:paraId="44B287C4" w14:textId="77777777" w:rsidR="001918C4" w:rsidRPr="001918C4" w:rsidRDefault="001918C4" w:rsidP="001918C4">
      <w:pPr>
        <w:numPr>
          <w:ilvl w:val="0"/>
          <w:numId w:val="36"/>
        </w:numPr>
      </w:pPr>
      <w:r w:rsidRPr="001918C4">
        <w:rPr>
          <w:b/>
          <w:bCs/>
        </w:rPr>
        <w:t>MAE</w:t>
      </w:r>
      <w:r w:rsidRPr="001918C4">
        <w:t xml:space="preserve"> – pokazuje prosečno apsolutno odstupanje predikcije</w:t>
      </w:r>
    </w:p>
    <w:p w14:paraId="100F3E5A" w14:textId="77777777" w:rsidR="001918C4" w:rsidRPr="001918C4" w:rsidRDefault="001918C4" w:rsidP="001918C4">
      <w:pPr>
        <w:numPr>
          <w:ilvl w:val="0"/>
          <w:numId w:val="36"/>
        </w:numPr>
      </w:pPr>
      <w:r w:rsidRPr="001918C4">
        <w:rPr>
          <w:b/>
          <w:bCs/>
        </w:rPr>
        <w:t>R²</w:t>
      </w:r>
      <w:r w:rsidRPr="001918C4">
        <w:t xml:space="preserve"> – pokazuje koliki procenat varijanse ciljne promenljive model objašnjava</w:t>
      </w:r>
    </w:p>
    <w:p w14:paraId="33D7B57F" w14:textId="77777777" w:rsidR="001918C4" w:rsidRPr="001918C4" w:rsidRDefault="001918C4" w:rsidP="001918C4">
      <w:r w:rsidRPr="001918C4">
        <w:t>Manje vrednosti RMSE i MAE ukazuju na bolju preciznost modela, dok veća vrednost R² znači bolje objašnjenje podataka.</w:t>
      </w:r>
    </w:p>
    <w:p w14:paraId="755AA8D1" w14:textId="2D406602" w:rsidR="001918C4" w:rsidRPr="001918C4" w:rsidRDefault="001918C4" w:rsidP="001918C4"/>
    <w:p w14:paraId="320B5868" w14:textId="77777777" w:rsidR="001918C4" w:rsidRPr="001918C4" w:rsidRDefault="001918C4" w:rsidP="001918C4">
      <w:pPr>
        <w:pStyle w:val="Heading2"/>
      </w:pPr>
      <w:bookmarkStart w:id="130" w:name="_Toc222237993"/>
      <w:r w:rsidRPr="001918C4">
        <w:t>Napadači</w:t>
      </w:r>
      <w:bookmarkEnd w:id="130"/>
    </w:p>
    <w:p w14:paraId="784B58A2" w14:textId="77777777" w:rsidR="001918C4" w:rsidRPr="001918C4" w:rsidRDefault="001918C4" w:rsidP="001918C4">
      <w:r w:rsidRPr="001918C4">
        <w:t xml:space="preserve">Kod skupa podataka za napadače, najbolji rezultat postigao je </w:t>
      </w:r>
      <w:r w:rsidRPr="001918C4">
        <w:rPr>
          <w:b/>
          <w:bCs/>
        </w:rPr>
        <w:t>Random Forest model</w:t>
      </w:r>
      <w:r w:rsidRPr="001918C4">
        <w:t>, koji ima najmanje vrednosti RMSE (1.3178) i MAE (1.0251), kao i najveću vrednost koeficijenta determinacije R² = 0.9681. Ovo ukazuje da Random Forest daje najpreciznije predikcije ukupnog rejtinga igrača i najbolje objašnjava varijansu podataka.</w:t>
      </w:r>
    </w:p>
    <w:p w14:paraId="7D942A4C" w14:textId="77777777" w:rsidR="001918C4" w:rsidRPr="001918C4" w:rsidRDefault="001918C4" w:rsidP="001918C4">
      <w:r w:rsidRPr="001918C4">
        <w:t>Linearna regresija i LASSO regresija postižu veoma slične rezultate, sa nešto većim greškama i manjim R² vrednostima u odnosu na Random Forest, ali i dalje daju stabilne i pouzdane predikcije. Njihovi rezultati potvrđuju da postoji jaka linearna povezanost između atributa napadača i OVR vrednosti.</w:t>
      </w:r>
    </w:p>
    <w:p w14:paraId="382791BB" w14:textId="77777777" w:rsidR="001918C4" w:rsidRPr="001918C4" w:rsidRDefault="001918C4" w:rsidP="001918C4">
      <w:r w:rsidRPr="001918C4">
        <w:t>XGBoost model je dao najslabije rezultate među testiranim modelima, sa najvećim vrednostima RMSE i MAE i najnižim R², što ukazuje da u ovom slučaju nije uspeo da prepozna strukturu podataka jednako dobro kao ostali modeli.</w:t>
      </w:r>
    </w:p>
    <w:p w14:paraId="610E90F8" w14:textId="77777777" w:rsidR="001918C4" w:rsidRPr="001918C4" w:rsidRDefault="001918C4" w:rsidP="001918C4">
      <w:r w:rsidRPr="001918C4">
        <w:t xml:space="preserve">Na osnovu svih metrika može se zaključiti da je </w:t>
      </w:r>
      <w:r w:rsidRPr="001918C4">
        <w:rPr>
          <w:b/>
          <w:bCs/>
        </w:rPr>
        <w:t>Random Forest najprecizniji model za predviđanje OVR vrednosti napadača</w:t>
      </w:r>
      <w:r w:rsidRPr="001918C4">
        <w:t>.</w:t>
      </w:r>
    </w:p>
    <w:p w14:paraId="06DC525D" w14:textId="46A118C7" w:rsidR="001918C4" w:rsidRPr="001918C4" w:rsidRDefault="001918C4" w:rsidP="001918C4"/>
    <w:p w14:paraId="4D506C36" w14:textId="77777777" w:rsidR="001918C4" w:rsidRPr="001918C4" w:rsidRDefault="001918C4" w:rsidP="001918C4">
      <w:pPr>
        <w:pStyle w:val="Heading2"/>
      </w:pPr>
      <w:bookmarkStart w:id="131" w:name="_Toc222237994"/>
      <w:r w:rsidRPr="001918C4">
        <w:lastRenderedPageBreak/>
        <w:t>Veznjaci</w:t>
      </w:r>
      <w:bookmarkEnd w:id="131"/>
    </w:p>
    <w:p w14:paraId="215436D3" w14:textId="77777777" w:rsidR="001918C4" w:rsidRPr="001918C4" w:rsidRDefault="001918C4" w:rsidP="001918C4">
      <w:r w:rsidRPr="001918C4">
        <w:t xml:space="preserve">Sličan trend uočen je i kod skupa podataka za veznjake. I u ovom slučaju </w:t>
      </w:r>
      <w:r w:rsidRPr="001918C4">
        <w:rPr>
          <w:b/>
          <w:bCs/>
        </w:rPr>
        <w:t>Random Forest model postiže najbolje rezultate</w:t>
      </w:r>
      <w:r w:rsidRPr="001918C4">
        <w:t>, sa najmanjim RMSE (1.3404), najmanjim MAE (1.0276) i najvećim R² = 0.9668. Ovi rezultati ukazuju da model veoma dobro prepoznaje obrasce u podacima i daje najtačnije predikcije.</w:t>
      </w:r>
    </w:p>
    <w:p w14:paraId="36C80303" w14:textId="77777777" w:rsidR="001918C4" w:rsidRPr="001918C4" w:rsidRDefault="001918C4" w:rsidP="001918C4">
      <w:r w:rsidRPr="001918C4">
        <w:t>Linearna regresija i LASSO regresija ponovo daju gotovo identične rezultate, što potvrđuje da podaci imaju izraženu linearnu strukturu i da su ključni atributi veznjaka snažno povezani sa njihovim ukupnim rejtingom.</w:t>
      </w:r>
    </w:p>
    <w:p w14:paraId="32285312" w14:textId="77777777" w:rsidR="001918C4" w:rsidRPr="001918C4" w:rsidRDefault="001918C4" w:rsidP="001918C4">
      <w:r w:rsidRPr="001918C4">
        <w:t>XGBoost model je i ovde ostvario najslabije performanse u odnosu na ostale modele, sa većim greškama i manjim koeficijentom determinacije.</w:t>
      </w:r>
    </w:p>
    <w:p w14:paraId="5007B03B" w14:textId="77777777" w:rsidR="001918C4" w:rsidRPr="001918C4" w:rsidRDefault="001918C4" w:rsidP="001918C4">
      <w:r w:rsidRPr="001918C4">
        <w:t xml:space="preserve">Na osnovu dobijenih rezultata može se zaključiti da je </w:t>
      </w:r>
      <w:r w:rsidRPr="001918C4">
        <w:rPr>
          <w:b/>
          <w:bCs/>
        </w:rPr>
        <w:t>Random Forest najbolji model za predviđanje OVR vrednosti veznjaka</w:t>
      </w:r>
      <w:r w:rsidRPr="001918C4">
        <w:t>.</w:t>
      </w:r>
    </w:p>
    <w:p w14:paraId="5200A757" w14:textId="381988C7" w:rsidR="001918C4" w:rsidRPr="001918C4" w:rsidRDefault="001918C4" w:rsidP="001918C4"/>
    <w:p w14:paraId="7E20A19F" w14:textId="77777777" w:rsidR="001918C4" w:rsidRPr="001918C4" w:rsidRDefault="001918C4" w:rsidP="001918C4">
      <w:pPr>
        <w:pStyle w:val="Heading2"/>
      </w:pPr>
      <w:bookmarkStart w:id="132" w:name="_Toc222237995"/>
      <w:r w:rsidRPr="001918C4">
        <w:t>Zaključak poređenja modela</w:t>
      </w:r>
      <w:bookmarkEnd w:id="132"/>
    </w:p>
    <w:p w14:paraId="44E55BFB" w14:textId="77777777" w:rsidR="001918C4" w:rsidRPr="001918C4" w:rsidRDefault="001918C4" w:rsidP="001918C4">
      <w:r w:rsidRPr="001918C4">
        <w:t xml:space="preserve">Posmatrajući rezultate na oba skupa podataka, može se zaključiti da se </w:t>
      </w:r>
      <w:r w:rsidRPr="001918C4">
        <w:rPr>
          <w:b/>
          <w:bCs/>
        </w:rPr>
        <w:t>Random Forest model pokazao kao najprecizniji i najstabilniji model za predviđanje ukupnog rejtinga fudbalera</w:t>
      </w:r>
      <w:r w:rsidRPr="001918C4">
        <w:t>. Ovaj model najbolje prepoznaje kompleksne odnose između atributa igrača i njihove OVR vrednosti.</w:t>
      </w:r>
    </w:p>
    <w:p w14:paraId="2E06728B" w14:textId="77777777" w:rsidR="001918C4" w:rsidRPr="001918C4" w:rsidRDefault="001918C4" w:rsidP="001918C4">
      <w:r w:rsidRPr="001918C4">
        <w:t>Linearna regresija i LASSO regresija daju vrlo dobre i stabilne rezultate, ali sa nešto većim greškama, dok je XGBoost model u ovom slučaju imao najslabije performanse.</w:t>
      </w:r>
    </w:p>
    <w:p w14:paraId="4865077A" w14:textId="77777777" w:rsidR="001918C4" w:rsidRPr="001918C4" w:rsidRDefault="001918C4" w:rsidP="001918C4">
      <w:r w:rsidRPr="001918C4">
        <w:t>Dobijeni rezultati pokazuju da se ukupni rejting fudbalera može uspešno predvideti korišćenjem atributa igrača, a posebno se izdvajaju modeli koji mogu prepoznati nelinearne odnose između karakteristika, kao što je Random Forest.</w:t>
      </w:r>
    </w:p>
    <w:p w14:paraId="68C6C6FE" w14:textId="77777777" w:rsidR="001918C4" w:rsidRPr="00ED4187" w:rsidRDefault="001918C4" w:rsidP="00F310E4"/>
    <w:p w14:paraId="65306ACB" w14:textId="77777777" w:rsidR="00F3174B" w:rsidRDefault="00F3174B" w:rsidP="00F310E4"/>
    <w:p w14:paraId="32499E85" w14:textId="77777777" w:rsidR="00F3174B" w:rsidRDefault="00F3174B" w:rsidP="00F310E4"/>
    <w:p w14:paraId="771170E3" w14:textId="77777777" w:rsidR="00F3174B" w:rsidRPr="00ED4187" w:rsidRDefault="00F3174B" w:rsidP="00F310E4"/>
    <w:p w14:paraId="20B31514" w14:textId="67ACA99F" w:rsidR="00F310E4" w:rsidRPr="00F310E4" w:rsidRDefault="00F310E4" w:rsidP="00F310E4">
      <w:pPr>
        <w:pStyle w:val="Heading1"/>
      </w:pPr>
      <w:bookmarkStart w:id="133" w:name="_Toc222236783"/>
      <w:bookmarkStart w:id="134" w:name="_Toc222237996"/>
      <w:r w:rsidRPr="00F310E4">
        <w:lastRenderedPageBreak/>
        <w:t>Zaključak</w:t>
      </w:r>
      <w:bookmarkEnd w:id="133"/>
      <w:bookmarkEnd w:id="134"/>
    </w:p>
    <w:p w14:paraId="113C6C9F" w14:textId="77777777" w:rsidR="00F310E4" w:rsidRPr="00F310E4" w:rsidRDefault="00F310E4" w:rsidP="00F310E4">
      <w:r w:rsidRPr="00F310E4">
        <w:t>Cilj ovog projekta bio je analiza skupa podataka o fudbalskim igračima i predviđanje njihove ukupne ocene (OVR) na osnovu tehničkih, fizičkih i kategorijskih atributa korišćenjem metoda mašinskog učenja.</w:t>
      </w:r>
    </w:p>
    <w:p w14:paraId="561FD525" w14:textId="77777777" w:rsidR="00F310E4" w:rsidRPr="00F310E4" w:rsidRDefault="00F310E4" w:rsidP="00F310E4">
      <w:r w:rsidRPr="00F310E4">
        <w:t>Na početku rada izvršena je analiza strukture skupa podataka, identifikacija nedostajućih i nelogičnih vrednosti, kao i čišćenje podataka. Nakon toga sprovedena je eksplorativna analiza podataka (EDA), gde su korišćeni različiti grafički prikazi i korelacione matrice kako bi se identifikovali najvažniji atributi igrača.</w:t>
      </w:r>
    </w:p>
    <w:p w14:paraId="1E40CDED" w14:textId="77777777" w:rsidR="00F310E4" w:rsidRPr="00F310E4" w:rsidRDefault="00F310E4" w:rsidP="00F310E4">
      <w:r w:rsidRPr="00F310E4">
        <w:t>Na osnovu analize izdvojeni su najrelevantniji prediktori za napadače i veznjake. Skup podataka je zatim podeljen na trening i test skup, nakon čega su trenirani modeli linearne regresije, Random Forest-a, XGBoost-a i LASSO regresije.</w:t>
      </w:r>
    </w:p>
    <w:p w14:paraId="3728BCA3" w14:textId="77777777" w:rsidR="00F310E4" w:rsidRPr="00F310E4" w:rsidRDefault="00F310E4" w:rsidP="00F310E4">
      <w:r w:rsidRPr="00F310E4">
        <w:t>Rezultati pokazuju da svi modeli daju visoku tačnost predikcije, pri čemu linearni modeli često postižu veoma dobre rezultate zbog izražene linearne veze između atributa igrača i njihove ukupne ocene. Random Forest i XGBoost modeli omogućavaju modelovanje složenijih odnosa između promenljivih, dok LASSO regresija omogućava selekciju najvažnijih karakteristika i stabilniji model.</w:t>
      </w:r>
    </w:p>
    <w:p w14:paraId="30D99441" w14:textId="77777777" w:rsidR="00F310E4" w:rsidRPr="00F310E4" w:rsidRDefault="00F310E4" w:rsidP="00F310E4">
      <w:r w:rsidRPr="00F310E4">
        <w:t>Ukupno posmatrano, rezultati pokazuju da se ukupna ocena fudbalskih igrača može uspešno predvideti na osnovu njihovih atributa igre. Ovaj projekat predstavlja kompletan primer primene metoda nauke o podacima, od analize i pripreme podataka do izgradnje i evaluacije modela mašinskog učenja.</w:t>
      </w:r>
    </w:p>
    <w:p w14:paraId="4EE428A9" w14:textId="77777777" w:rsidR="00F310E4" w:rsidRPr="00F310E4" w:rsidRDefault="00F310E4" w:rsidP="00F310E4"/>
    <w:p w14:paraId="5D900A93" w14:textId="4191B25B" w:rsidR="0076075A" w:rsidRDefault="004A1F52" w:rsidP="004A1F52">
      <w:pPr>
        <w:pStyle w:val="Heading1"/>
      </w:pPr>
      <w:bookmarkStart w:id="135" w:name="_Toc222236784"/>
      <w:bookmarkStart w:id="136" w:name="_Toc222237997"/>
      <w:r>
        <w:t>Literatura</w:t>
      </w:r>
      <w:bookmarkEnd w:id="135"/>
      <w:bookmarkEnd w:id="136"/>
    </w:p>
    <w:p w14:paraId="52E8C6C4" w14:textId="43CEC482" w:rsidR="00EB5555" w:rsidRPr="00EB5555" w:rsidRDefault="00EB5555" w:rsidP="00EB5555">
      <w:pPr>
        <w:pStyle w:val="ListParagraph"/>
        <w:numPr>
          <w:ilvl w:val="0"/>
          <w:numId w:val="35"/>
        </w:numPr>
        <w:rPr>
          <w:i/>
          <w:iCs/>
        </w:rPr>
      </w:pPr>
      <w:r w:rsidRPr="00EB5555">
        <w:rPr>
          <w:i/>
          <w:iCs/>
        </w:rPr>
        <w:t>James et al., An Introduction to Statistical Learning, Springer, 2021.</w:t>
      </w:r>
    </w:p>
    <w:p w14:paraId="471E2D56" w14:textId="41BBDA25" w:rsidR="00EB5555" w:rsidRPr="00EB5555" w:rsidRDefault="00EB5555" w:rsidP="00EB5555">
      <w:pPr>
        <w:pStyle w:val="ListParagraph"/>
        <w:numPr>
          <w:ilvl w:val="0"/>
          <w:numId w:val="35"/>
        </w:numPr>
        <w:rPr>
          <w:i/>
          <w:iCs/>
        </w:rPr>
      </w:pPr>
      <w:r w:rsidRPr="00EB5555">
        <w:rPr>
          <w:i/>
          <w:iCs/>
        </w:rPr>
        <w:t>Wickham, R for Data Science, O’Reilly, 2017.</w:t>
      </w:r>
    </w:p>
    <w:p w14:paraId="6BBE17CD" w14:textId="0A0DE888" w:rsidR="00EB5555" w:rsidRPr="00EB5555" w:rsidRDefault="00EB5555" w:rsidP="00EB5555">
      <w:pPr>
        <w:pStyle w:val="ListParagraph"/>
        <w:numPr>
          <w:ilvl w:val="0"/>
          <w:numId w:val="35"/>
        </w:numPr>
        <w:rPr>
          <w:i/>
          <w:iCs/>
        </w:rPr>
      </w:pPr>
      <w:r w:rsidRPr="00EB5555">
        <w:rPr>
          <w:i/>
          <w:iCs/>
        </w:rPr>
        <w:t>Breiman, Random Forests, Machine Learning Journal, 2001.</w:t>
      </w:r>
    </w:p>
    <w:p w14:paraId="76A41253" w14:textId="4E6B07A2" w:rsidR="00EB5555" w:rsidRPr="00EB5555" w:rsidRDefault="00EB5555" w:rsidP="00EB5555">
      <w:pPr>
        <w:pStyle w:val="ListParagraph"/>
        <w:numPr>
          <w:ilvl w:val="0"/>
          <w:numId w:val="35"/>
        </w:numPr>
        <w:rPr>
          <w:i/>
          <w:iCs/>
        </w:rPr>
      </w:pPr>
      <w:r w:rsidRPr="00EB5555">
        <w:rPr>
          <w:i/>
          <w:iCs/>
        </w:rPr>
        <w:t xml:space="preserve"> Chen &amp; Guestrin, XGBoost, 2016.</w:t>
      </w:r>
    </w:p>
    <w:p w14:paraId="0F5FE7ED" w14:textId="048CEA7D" w:rsidR="00EB5555" w:rsidRPr="00EB5555" w:rsidRDefault="00EB5555" w:rsidP="00EB5555">
      <w:pPr>
        <w:pStyle w:val="ListParagraph"/>
        <w:numPr>
          <w:ilvl w:val="0"/>
          <w:numId w:val="35"/>
        </w:numPr>
        <w:rPr>
          <w:i/>
          <w:iCs/>
        </w:rPr>
      </w:pPr>
      <w:r w:rsidRPr="00EB5555">
        <w:rPr>
          <w:i/>
          <w:iCs/>
        </w:rPr>
        <w:t>Tibshirani, LASSO Regression, 1996.</w:t>
      </w:r>
    </w:p>
    <w:p w14:paraId="6D51269E" w14:textId="16DAF430" w:rsidR="00EB5555" w:rsidRPr="00EB5555" w:rsidRDefault="00EB5555" w:rsidP="00EB5555">
      <w:pPr>
        <w:pStyle w:val="ListParagraph"/>
        <w:numPr>
          <w:ilvl w:val="0"/>
          <w:numId w:val="35"/>
        </w:numPr>
        <w:rPr>
          <w:i/>
          <w:iCs/>
        </w:rPr>
      </w:pPr>
      <w:r w:rsidRPr="00EB5555">
        <w:rPr>
          <w:i/>
          <w:iCs/>
        </w:rPr>
        <w:t>R Project Documentation.</w:t>
      </w:r>
    </w:p>
    <w:p w14:paraId="5D436C17" w14:textId="344BAC4E" w:rsidR="00EB5555" w:rsidRPr="00EB5555" w:rsidRDefault="00EB5555" w:rsidP="00EB5555">
      <w:pPr>
        <w:pStyle w:val="ListParagraph"/>
        <w:numPr>
          <w:ilvl w:val="0"/>
          <w:numId w:val="35"/>
        </w:numPr>
        <w:rPr>
          <w:i/>
          <w:iCs/>
        </w:rPr>
      </w:pPr>
      <w:r w:rsidRPr="00EB5555">
        <w:rPr>
          <w:i/>
          <w:iCs/>
        </w:rPr>
        <w:t>ggplot2 Documentation.</w:t>
      </w:r>
    </w:p>
    <w:p w14:paraId="3B727DD3" w14:textId="2A8951EB" w:rsidR="004A1F52" w:rsidRPr="002B11BE" w:rsidRDefault="00EB5555" w:rsidP="00EB5555">
      <w:pPr>
        <w:pStyle w:val="ListParagraph"/>
        <w:numPr>
          <w:ilvl w:val="0"/>
          <w:numId w:val="35"/>
        </w:numPr>
        <w:rPr>
          <w:i/>
          <w:iCs/>
        </w:rPr>
      </w:pPr>
      <w:r w:rsidRPr="00EB5555">
        <w:rPr>
          <w:i/>
          <w:iCs/>
        </w:rPr>
        <w:t>Kaggle Dataset.</w:t>
      </w:r>
    </w:p>
    <w:sectPr w:rsidR="004A1F52" w:rsidRPr="002B11BE" w:rsidSect="006D7C9C">
      <w:headerReference w:type="default" r:id="rId75"/>
      <w:footerReference w:type="default" r:id="rId76"/>
      <w:headerReference w:type="first" r:id="rId77"/>
      <w:footerReference w:type="first" r:id="rId7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EC679" w14:textId="77777777" w:rsidR="00540C80" w:rsidRDefault="00540C80" w:rsidP="006D7C9C">
      <w:pPr>
        <w:spacing w:after="0" w:line="240" w:lineRule="auto"/>
      </w:pPr>
      <w:r>
        <w:separator/>
      </w:r>
    </w:p>
  </w:endnote>
  <w:endnote w:type="continuationSeparator" w:id="0">
    <w:p w14:paraId="6EADD0BE" w14:textId="77777777" w:rsidR="00540C80" w:rsidRDefault="00540C80" w:rsidP="006D7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619905"/>
      <w:docPartObj>
        <w:docPartGallery w:val="Page Numbers (Bottom of Page)"/>
        <w:docPartUnique/>
      </w:docPartObj>
    </w:sdtPr>
    <w:sdtEndPr>
      <w:rPr>
        <w:noProof/>
      </w:rPr>
    </w:sdtEndPr>
    <w:sdtContent>
      <w:p w14:paraId="56259C57" w14:textId="174F7590" w:rsidR="006D7C9C" w:rsidRDefault="006D7C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8151E2" w14:textId="77777777" w:rsidR="006D7C9C" w:rsidRDefault="006D7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62A76D" w14:paraId="453A0D60" w14:textId="77777777" w:rsidTr="4262A76D">
      <w:trPr>
        <w:trHeight w:val="300"/>
      </w:trPr>
      <w:tc>
        <w:tcPr>
          <w:tcW w:w="3120" w:type="dxa"/>
        </w:tcPr>
        <w:p w14:paraId="06DE9AAB" w14:textId="5A543233" w:rsidR="4262A76D" w:rsidRDefault="4262A76D" w:rsidP="4262A76D">
          <w:pPr>
            <w:pStyle w:val="Header"/>
            <w:ind w:left="-115"/>
          </w:pPr>
        </w:p>
      </w:tc>
      <w:tc>
        <w:tcPr>
          <w:tcW w:w="3120" w:type="dxa"/>
        </w:tcPr>
        <w:p w14:paraId="4572C586" w14:textId="1DC9750B" w:rsidR="4262A76D" w:rsidRDefault="4262A76D" w:rsidP="4262A76D">
          <w:pPr>
            <w:pStyle w:val="Header"/>
            <w:jc w:val="center"/>
          </w:pPr>
        </w:p>
      </w:tc>
      <w:tc>
        <w:tcPr>
          <w:tcW w:w="3120" w:type="dxa"/>
        </w:tcPr>
        <w:p w14:paraId="5FB6488C" w14:textId="58F69D06" w:rsidR="4262A76D" w:rsidRDefault="4262A76D" w:rsidP="4262A76D">
          <w:pPr>
            <w:pStyle w:val="Header"/>
            <w:ind w:right="-115"/>
            <w:jc w:val="right"/>
          </w:pPr>
        </w:p>
      </w:tc>
    </w:tr>
  </w:tbl>
  <w:p w14:paraId="4FB8A793" w14:textId="31E15241" w:rsidR="00487106" w:rsidRDefault="00487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9C53C" w14:textId="77777777" w:rsidR="00540C80" w:rsidRDefault="00540C80" w:rsidP="006D7C9C">
      <w:pPr>
        <w:spacing w:after="0" w:line="240" w:lineRule="auto"/>
      </w:pPr>
      <w:r>
        <w:separator/>
      </w:r>
    </w:p>
  </w:footnote>
  <w:footnote w:type="continuationSeparator" w:id="0">
    <w:p w14:paraId="35F52C31" w14:textId="77777777" w:rsidR="00540C80" w:rsidRDefault="00540C80" w:rsidP="006D7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F449" w14:textId="6F87E6D6" w:rsidR="006D7C9C" w:rsidRPr="002D1C93" w:rsidRDefault="000E01D2">
    <w:pPr>
      <w:pStyle w:val="Header"/>
      <w:rPr>
        <w:sz w:val="20"/>
        <w:szCs w:val="20"/>
      </w:rPr>
    </w:pPr>
    <w:r w:rsidRPr="002D1C93">
      <w:rPr>
        <w:sz w:val="20"/>
        <w:szCs w:val="20"/>
      </w:rPr>
      <w:t>Uvod u nauku o podacima</w:t>
    </w:r>
    <w:r w:rsidR="006D7C9C" w:rsidRPr="002D1C93">
      <w:rPr>
        <w:sz w:val="20"/>
        <w:szCs w:val="20"/>
      </w:rPr>
      <w:ptab w:relativeTo="margin" w:alignment="center" w:leader="none"/>
    </w:r>
    <w:r w:rsidR="006D7C9C" w:rsidRPr="002D1C93">
      <w:rPr>
        <w:sz w:val="20"/>
        <w:szCs w:val="20"/>
      </w:rPr>
      <w:ptab w:relativeTo="margin" w:alignment="right" w:leader="none"/>
    </w:r>
    <w:r w:rsidRPr="002D1C93">
      <w:rPr>
        <w:sz w:val="20"/>
        <w:szCs w:val="20"/>
      </w:rPr>
      <w:t>EAFC</w:t>
    </w:r>
    <w:r w:rsidR="00ED668A">
      <w:rPr>
        <w:sz w:val="20"/>
        <w:szCs w:val="20"/>
      </w:rPr>
      <w:t xml:space="preserve"> </w:t>
    </w:r>
    <w:r w:rsidRPr="002D1C93">
      <w:rPr>
        <w:sz w:val="20"/>
        <w:szCs w:val="20"/>
      </w:rPr>
      <w:t>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62A76D" w14:paraId="5D4404EC" w14:textId="77777777" w:rsidTr="4262A76D">
      <w:trPr>
        <w:trHeight w:val="300"/>
      </w:trPr>
      <w:tc>
        <w:tcPr>
          <w:tcW w:w="3120" w:type="dxa"/>
        </w:tcPr>
        <w:p w14:paraId="172D38DE" w14:textId="79D37A67" w:rsidR="4262A76D" w:rsidRDefault="4262A76D" w:rsidP="4262A76D">
          <w:pPr>
            <w:pStyle w:val="Header"/>
            <w:ind w:left="-115"/>
          </w:pPr>
        </w:p>
      </w:tc>
      <w:tc>
        <w:tcPr>
          <w:tcW w:w="3120" w:type="dxa"/>
        </w:tcPr>
        <w:p w14:paraId="4408B958" w14:textId="7F4DCC55" w:rsidR="4262A76D" w:rsidRDefault="4262A76D" w:rsidP="4262A76D">
          <w:pPr>
            <w:pStyle w:val="Header"/>
            <w:jc w:val="center"/>
          </w:pPr>
        </w:p>
      </w:tc>
      <w:tc>
        <w:tcPr>
          <w:tcW w:w="3120" w:type="dxa"/>
        </w:tcPr>
        <w:p w14:paraId="161C46B8" w14:textId="1FF5A4CA" w:rsidR="4262A76D" w:rsidRDefault="4262A76D" w:rsidP="4262A76D">
          <w:pPr>
            <w:pStyle w:val="Header"/>
            <w:ind w:right="-115"/>
            <w:jc w:val="right"/>
          </w:pPr>
        </w:p>
      </w:tc>
    </w:tr>
  </w:tbl>
  <w:p w14:paraId="6C0C1249" w14:textId="7B858781" w:rsidR="00487106" w:rsidRDefault="00487106">
    <w:pPr>
      <w:pStyle w:val="Header"/>
    </w:pPr>
  </w:p>
</w:hdr>
</file>

<file path=word/intelligence2.xml><?xml version="1.0" encoding="utf-8"?>
<int2:intelligence xmlns:int2="http://schemas.microsoft.com/office/intelligence/2020/intelligence" xmlns:oel="http://schemas.microsoft.com/office/2019/extlst">
  <int2:observations>
    <int2:textHash int2:hashCode="sWacmlUQaAw3Py" int2:id="Eo8c4Hyr">
      <int2:state int2:value="Rejected" int2:type="spell"/>
    </int2:textHash>
    <int2:textHash int2:hashCode="i0U/d+oZ1pmFkK" int2:id="qkEbHUo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29E"/>
    <w:multiLevelType w:val="multilevel"/>
    <w:tmpl w:val="044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3A3F"/>
    <w:multiLevelType w:val="multilevel"/>
    <w:tmpl w:val="84A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7599D"/>
    <w:multiLevelType w:val="multilevel"/>
    <w:tmpl w:val="5056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C8F"/>
    <w:multiLevelType w:val="multilevel"/>
    <w:tmpl w:val="DDC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84911"/>
    <w:multiLevelType w:val="hybridMultilevel"/>
    <w:tmpl w:val="91BC7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8218F"/>
    <w:multiLevelType w:val="multilevel"/>
    <w:tmpl w:val="6AE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86C74"/>
    <w:multiLevelType w:val="hybridMultilevel"/>
    <w:tmpl w:val="F9E8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11309F"/>
    <w:multiLevelType w:val="hybridMultilevel"/>
    <w:tmpl w:val="12C8C2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BF4F28"/>
    <w:multiLevelType w:val="multilevel"/>
    <w:tmpl w:val="016A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A5281"/>
    <w:multiLevelType w:val="hybridMultilevel"/>
    <w:tmpl w:val="DB084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104CBE"/>
    <w:multiLevelType w:val="multilevel"/>
    <w:tmpl w:val="D6F2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F644E"/>
    <w:multiLevelType w:val="multilevel"/>
    <w:tmpl w:val="BD8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E2025"/>
    <w:multiLevelType w:val="multilevel"/>
    <w:tmpl w:val="C8B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D64BA"/>
    <w:multiLevelType w:val="multilevel"/>
    <w:tmpl w:val="055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509D0"/>
    <w:multiLevelType w:val="multilevel"/>
    <w:tmpl w:val="36F8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64192"/>
    <w:multiLevelType w:val="hybridMultilevel"/>
    <w:tmpl w:val="1DCA5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0707A8"/>
    <w:multiLevelType w:val="multilevel"/>
    <w:tmpl w:val="C462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C616C"/>
    <w:multiLevelType w:val="multilevel"/>
    <w:tmpl w:val="4F9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C2509"/>
    <w:multiLevelType w:val="multilevel"/>
    <w:tmpl w:val="093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C1207"/>
    <w:multiLevelType w:val="hybridMultilevel"/>
    <w:tmpl w:val="78A8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8C3D5A"/>
    <w:multiLevelType w:val="hybridMultilevel"/>
    <w:tmpl w:val="0706E060"/>
    <w:lvl w:ilvl="0" w:tplc="5C267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525501"/>
    <w:multiLevelType w:val="multilevel"/>
    <w:tmpl w:val="868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14CB5"/>
    <w:multiLevelType w:val="hybridMultilevel"/>
    <w:tmpl w:val="267A59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F618EA"/>
    <w:multiLevelType w:val="multilevel"/>
    <w:tmpl w:val="0792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05140"/>
    <w:multiLevelType w:val="multilevel"/>
    <w:tmpl w:val="8E04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35309"/>
    <w:multiLevelType w:val="multilevel"/>
    <w:tmpl w:val="8DCC7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D7353"/>
    <w:multiLevelType w:val="multilevel"/>
    <w:tmpl w:val="16E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711D6"/>
    <w:multiLevelType w:val="hybridMultilevel"/>
    <w:tmpl w:val="BF50E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193D31"/>
    <w:multiLevelType w:val="multilevel"/>
    <w:tmpl w:val="6E8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A1021"/>
    <w:multiLevelType w:val="multilevel"/>
    <w:tmpl w:val="DC0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9796D"/>
    <w:multiLevelType w:val="hybridMultilevel"/>
    <w:tmpl w:val="267A59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976243"/>
    <w:multiLevelType w:val="multilevel"/>
    <w:tmpl w:val="F4FE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AD05E3"/>
    <w:multiLevelType w:val="multilevel"/>
    <w:tmpl w:val="FC6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9B248C"/>
    <w:multiLevelType w:val="multilevel"/>
    <w:tmpl w:val="738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45406"/>
    <w:multiLevelType w:val="multilevel"/>
    <w:tmpl w:val="5760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B0A89"/>
    <w:multiLevelType w:val="multilevel"/>
    <w:tmpl w:val="9F10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005503">
    <w:abstractNumId w:val="34"/>
  </w:num>
  <w:num w:numId="2" w16cid:durableId="1986623683">
    <w:abstractNumId w:val="11"/>
  </w:num>
  <w:num w:numId="3" w16cid:durableId="373193763">
    <w:abstractNumId w:val="16"/>
  </w:num>
  <w:num w:numId="4" w16cid:durableId="1474132870">
    <w:abstractNumId w:val="3"/>
  </w:num>
  <w:num w:numId="5" w16cid:durableId="1325859176">
    <w:abstractNumId w:val="12"/>
  </w:num>
  <w:num w:numId="6" w16cid:durableId="263344209">
    <w:abstractNumId w:val="17"/>
  </w:num>
  <w:num w:numId="7" w16cid:durableId="514462268">
    <w:abstractNumId w:val="31"/>
  </w:num>
  <w:num w:numId="8" w16cid:durableId="1921215276">
    <w:abstractNumId w:val="24"/>
  </w:num>
  <w:num w:numId="9" w16cid:durableId="196815353">
    <w:abstractNumId w:val="18"/>
  </w:num>
  <w:num w:numId="10" w16cid:durableId="141580688">
    <w:abstractNumId w:val="33"/>
  </w:num>
  <w:num w:numId="11" w16cid:durableId="1913733722">
    <w:abstractNumId w:val="8"/>
  </w:num>
  <w:num w:numId="12" w16cid:durableId="820926759">
    <w:abstractNumId w:val="23"/>
  </w:num>
  <w:num w:numId="13" w16cid:durableId="512305349">
    <w:abstractNumId w:val="32"/>
  </w:num>
  <w:num w:numId="14" w16cid:durableId="821501906">
    <w:abstractNumId w:val="21"/>
  </w:num>
  <w:num w:numId="15" w16cid:durableId="486673106">
    <w:abstractNumId w:val="35"/>
  </w:num>
  <w:num w:numId="16" w16cid:durableId="2077701527">
    <w:abstractNumId w:val="25"/>
  </w:num>
  <w:num w:numId="17" w16cid:durableId="908273881">
    <w:abstractNumId w:val="19"/>
  </w:num>
  <w:num w:numId="18" w16cid:durableId="1867790783">
    <w:abstractNumId w:val="6"/>
  </w:num>
  <w:num w:numId="19" w16cid:durableId="72821596">
    <w:abstractNumId w:val="4"/>
  </w:num>
  <w:num w:numId="20" w16cid:durableId="1000280053">
    <w:abstractNumId w:val="27"/>
  </w:num>
  <w:num w:numId="21" w16cid:durableId="1073891886">
    <w:abstractNumId w:val="22"/>
  </w:num>
  <w:num w:numId="22" w16cid:durableId="542518278">
    <w:abstractNumId w:val="30"/>
  </w:num>
  <w:num w:numId="23" w16cid:durableId="703747447">
    <w:abstractNumId w:val="7"/>
  </w:num>
  <w:num w:numId="24" w16cid:durableId="1485126883">
    <w:abstractNumId w:val="15"/>
  </w:num>
  <w:num w:numId="25" w16cid:durableId="1816988216">
    <w:abstractNumId w:val="20"/>
  </w:num>
  <w:num w:numId="26" w16cid:durableId="1552810485">
    <w:abstractNumId w:val="1"/>
  </w:num>
  <w:num w:numId="27" w16cid:durableId="1317223494">
    <w:abstractNumId w:val="13"/>
  </w:num>
  <w:num w:numId="28" w16cid:durableId="999038315">
    <w:abstractNumId w:val="5"/>
  </w:num>
  <w:num w:numId="29" w16cid:durableId="1570268670">
    <w:abstractNumId w:val="29"/>
  </w:num>
  <w:num w:numId="30" w16cid:durableId="1568958336">
    <w:abstractNumId w:val="28"/>
  </w:num>
  <w:num w:numId="31" w16cid:durableId="1644654824">
    <w:abstractNumId w:val="26"/>
  </w:num>
  <w:num w:numId="32" w16cid:durableId="2071345626">
    <w:abstractNumId w:val="10"/>
  </w:num>
  <w:num w:numId="33" w16cid:durableId="1842356594">
    <w:abstractNumId w:val="14"/>
  </w:num>
  <w:num w:numId="34" w16cid:durableId="2011248187">
    <w:abstractNumId w:val="2"/>
  </w:num>
  <w:num w:numId="35" w16cid:durableId="725302463">
    <w:abstractNumId w:val="9"/>
  </w:num>
  <w:num w:numId="36" w16cid:durableId="615868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E8"/>
    <w:rsid w:val="000008CF"/>
    <w:rsid w:val="00001167"/>
    <w:rsid w:val="0000174C"/>
    <w:rsid w:val="00001FE7"/>
    <w:rsid w:val="0000478E"/>
    <w:rsid w:val="00005407"/>
    <w:rsid w:val="00005A14"/>
    <w:rsid w:val="00011175"/>
    <w:rsid w:val="0001328B"/>
    <w:rsid w:val="00015265"/>
    <w:rsid w:val="0001560D"/>
    <w:rsid w:val="00016571"/>
    <w:rsid w:val="0001686E"/>
    <w:rsid w:val="00016D60"/>
    <w:rsid w:val="000171F6"/>
    <w:rsid w:val="000173BB"/>
    <w:rsid w:val="000178E2"/>
    <w:rsid w:val="00017C17"/>
    <w:rsid w:val="000200F7"/>
    <w:rsid w:val="0002124B"/>
    <w:rsid w:val="000212FB"/>
    <w:rsid w:val="00021B40"/>
    <w:rsid w:val="0002278D"/>
    <w:rsid w:val="00023303"/>
    <w:rsid w:val="00024D90"/>
    <w:rsid w:val="00025291"/>
    <w:rsid w:val="0002564D"/>
    <w:rsid w:val="0002705B"/>
    <w:rsid w:val="00027A63"/>
    <w:rsid w:val="000301E1"/>
    <w:rsid w:val="000308E1"/>
    <w:rsid w:val="000328C7"/>
    <w:rsid w:val="00033672"/>
    <w:rsid w:val="00033B2C"/>
    <w:rsid w:val="00034256"/>
    <w:rsid w:val="000351D9"/>
    <w:rsid w:val="00035FDF"/>
    <w:rsid w:val="000362FA"/>
    <w:rsid w:val="00037BA6"/>
    <w:rsid w:val="000406BE"/>
    <w:rsid w:val="00040837"/>
    <w:rsid w:val="00040CE2"/>
    <w:rsid w:val="00042B95"/>
    <w:rsid w:val="00043789"/>
    <w:rsid w:val="00045B25"/>
    <w:rsid w:val="00045D41"/>
    <w:rsid w:val="000467D7"/>
    <w:rsid w:val="00046D99"/>
    <w:rsid w:val="0004716E"/>
    <w:rsid w:val="000472EA"/>
    <w:rsid w:val="00050295"/>
    <w:rsid w:val="00050B87"/>
    <w:rsid w:val="000511B9"/>
    <w:rsid w:val="0005177D"/>
    <w:rsid w:val="00051CCA"/>
    <w:rsid w:val="00052A3E"/>
    <w:rsid w:val="00053D5A"/>
    <w:rsid w:val="000542C5"/>
    <w:rsid w:val="00054DA3"/>
    <w:rsid w:val="00054E9D"/>
    <w:rsid w:val="000559C7"/>
    <w:rsid w:val="00057A7E"/>
    <w:rsid w:val="00060B3A"/>
    <w:rsid w:val="00060E27"/>
    <w:rsid w:val="000610F6"/>
    <w:rsid w:val="000611CA"/>
    <w:rsid w:val="00061604"/>
    <w:rsid w:val="00063E1D"/>
    <w:rsid w:val="00064BC3"/>
    <w:rsid w:val="0006548B"/>
    <w:rsid w:val="00065F56"/>
    <w:rsid w:val="00065FCE"/>
    <w:rsid w:val="0006654B"/>
    <w:rsid w:val="00066739"/>
    <w:rsid w:val="0006689D"/>
    <w:rsid w:val="00067043"/>
    <w:rsid w:val="00067925"/>
    <w:rsid w:val="00070A91"/>
    <w:rsid w:val="00070CA8"/>
    <w:rsid w:val="000711C3"/>
    <w:rsid w:val="000719D1"/>
    <w:rsid w:val="000719DE"/>
    <w:rsid w:val="00071D0D"/>
    <w:rsid w:val="00071D5E"/>
    <w:rsid w:val="00071E00"/>
    <w:rsid w:val="00076A24"/>
    <w:rsid w:val="0008000F"/>
    <w:rsid w:val="00082A24"/>
    <w:rsid w:val="00083068"/>
    <w:rsid w:val="000831B2"/>
    <w:rsid w:val="00084DFC"/>
    <w:rsid w:val="00085123"/>
    <w:rsid w:val="00085184"/>
    <w:rsid w:val="00085E21"/>
    <w:rsid w:val="00085F25"/>
    <w:rsid w:val="0008710C"/>
    <w:rsid w:val="0008758B"/>
    <w:rsid w:val="00090D03"/>
    <w:rsid w:val="00090E84"/>
    <w:rsid w:val="0009118F"/>
    <w:rsid w:val="000939DE"/>
    <w:rsid w:val="00093F46"/>
    <w:rsid w:val="0009455E"/>
    <w:rsid w:val="00094BBA"/>
    <w:rsid w:val="00095DCC"/>
    <w:rsid w:val="00096B9E"/>
    <w:rsid w:val="00096BA6"/>
    <w:rsid w:val="000A0442"/>
    <w:rsid w:val="000A08DC"/>
    <w:rsid w:val="000A0F38"/>
    <w:rsid w:val="000A1B69"/>
    <w:rsid w:val="000A220F"/>
    <w:rsid w:val="000A346F"/>
    <w:rsid w:val="000A36E7"/>
    <w:rsid w:val="000A3AE7"/>
    <w:rsid w:val="000A3C07"/>
    <w:rsid w:val="000A5D5C"/>
    <w:rsid w:val="000A75D1"/>
    <w:rsid w:val="000A7BB6"/>
    <w:rsid w:val="000B2DB7"/>
    <w:rsid w:val="000B37A5"/>
    <w:rsid w:val="000B39FD"/>
    <w:rsid w:val="000B4A26"/>
    <w:rsid w:val="000B5B58"/>
    <w:rsid w:val="000B5DA2"/>
    <w:rsid w:val="000B7C33"/>
    <w:rsid w:val="000B7E55"/>
    <w:rsid w:val="000C00C5"/>
    <w:rsid w:val="000C0AB5"/>
    <w:rsid w:val="000C0D23"/>
    <w:rsid w:val="000C1156"/>
    <w:rsid w:val="000C1249"/>
    <w:rsid w:val="000C22A5"/>
    <w:rsid w:val="000C2369"/>
    <w:rsid w:val="000C2C08"/>
    <w:rsid w:val="000C4FB6"/>
    <w:rsid w:val="000C708A"/>
    <w:rsid w:val="000D09C7"/>
    <w:rsid w:val="000D3192"/>
    <w:rsid w:val="000D3865"/>
    <w:rsid w:val="000D40C9"/>
    <w:rsid w:val="000D4307"/>
    <w:rsid w:val="000D47D6"/>
    <w:rsid w:val="000D47E4"/>
    <w:rsid w:val="000D524C"/>
    <w:rsid w:val="000D6D3B"/>
    <w:rsid w:val="000D6FEA"/>
    <w:rsid w:val="000D73A3"/>
    <w:rsid w:val="000E01D2"/>
    <w:rsid w:val="000E069D"/>
    <w:rsid w:val="000E0C65"/>
    <w:rsid w:val="000E1A73"/>
    <w:rsid w:val="000E1C4A"/>
    <w:rsid w:val="000E241B"/>
    <w:rsid w:val="000E2D32"/>
    <w:rsid w:val="000E2F53"/>
    <w:rsid w:val="000E3595"/>
    <w:rsid w:val="000E483F"/>
    <w:rsid w:val="000E54E6"/>
    <w:rsid w:val="000E6AA4"/>
    <w:rsid w:val="000E6E3C"/>
    <w:rsid w:val="000F08B7"/>
    <w:rsid w:val="000F0DDC"/>
    <w:rsid w:val="000F1D08"/>
    <w:rsid w:val="000F3547"/>
    <w:rsid w:val="000F3EE6"/>
    <w:rsid w:val="000F415E"/>
    <w:rsid w:val="000F4ECF"/>
    <w:rsid w:val="000F6777"/>
    <w:rsid w:val="000F6957"/>
    <w:rsid w:val="000F6AD4"/>
    <w:rsid w:val="000F6BFA"/>
    <w:rsid w:val="000F6D18"/>
    <w:rsid w:val="000F6DD4"/>
    <w:rsid w:val="000F7233"/>
    <w:rsid w:val="00100F04"/>
    <w:rsid w:val="001025D6"/>
    <w:rsid w:val="0010261A"/>
    <w:rsid w:val="0010330D"/>
    <w:rsid w:val="001045D6"/>
    <w:rsid w:val="001057EA"/>
    <w:rsid w:val="00106BE1"/>
    <w:rsid w:val="00107288"/>
    <w:rsid w:val="0010747F"/>
    <w:rsid w:val="001124AD"/>
    <w:rsid w:val="001127C0"/>
    <w:rsid w:val="001129BC"/>
    <w:rsid w:val="00112A95"/>
    <w:rsid w:val="0011323E"/>
    <w:rsid w:val="00114A23"/>
    <w:rsid w:val="00115100"/>
    <w:rsid w:val="001158C1"/>
    <w:rsid w:val="00115B71"/>
    <w:rsid w:val="00116550"/>
    <w:rsid w:val="001165E8"/>
    <w:rsid w:val="00117EBB"/>
    <w:rsid w:val="001212A5"/>
    <w:rsid w:val="00121484"/>
    <w:rsid w:val="001223BE"/>
    <w:rsid w:val="00123C16"/>
    <w:rsid w:val="00124544"/>
    <w:rsid w:val="00124794"/>
    <w:rsid w:val="00124990"/>
    <w:rsid w:val="0012597F"/>
    <w:rsid w:val="00127011"/>
    <w:rsid w:val="0012787B"/>
    <w:rsid w:val="00130688"/>
    <w:rsid w:val="001325FA"/>
    <w:rsid w:val="00132AB9"/>
    <w:rsid w:val="00133719"/>
    <w:rsid w:val="00134182"/>
    <w:rsid w:val="0013515A"/>
    <w:rsid w:val="0013572A"/>
    <w:rsid w:val="00135C7A"/>
    <w:rsid w:val="00136C31"/>
    <w:rsid w:val="00136FDC"/>
    <w:rsid w:val="00140E64"/>
    <w:rsid w:val="001411F5"/>
    <w:rsid w:val="001412A6"/>
    <w:rsid w:val="00142391"/>
    <w:rsid w:val="001455EB"/>
    <w:rsid w:val="001466BE"/>
    <w:rsid w:val="001468EF"/>
    <w:rsid w:val="00146C2D"/>
    <w:rsid w:val="00150448"/>
    <w:rsid w:val="0015138F"/>
    <w:rsid w:val="00151D9B"/>
    <w:rsid w:val="00152B83"/>
    <w:rsid w:val="00152CC6"/>
    <w:rsid w:val="001537F9"/>
    <w:rsid w:val="00153922"/>
    <w:rsid w:val="0015460E"/>
    <w:rsid w:val="00154B8C"/>
    <w:rsid w:val="001550D3"/>
    <w:rsid w:val="0015655A"/>
    <w:rsid w:val="0016117A"/>
    <w:rsid w:val="001616B8"/>
    <w:rsid w:val="0016239D"/>
    <w:rsid w:val="001626D3"/>
    <w:rsid w:val="00162FE8"/>
    <w:rsid w:val="001652BA"/>
    <w:rsid w:val="001661EE"/>
    <w:rsid w:val="00167E48"/>
    <w:rsid w:val="001710DF"/>
    <w:rsid w:val="00171399"/>
    <w:rsid w:val="001715ED"/>
    <w:rsid w:val="0017175E"/>
    <w:rsid w:val="00171FF5"/>
    <w:rsid w:val="00172C6B"/>
    <w:rsid w:val="001742DB"/>
    <w:rsid w:val="00174467"/>
    <w:rsid w:val="00174553"/>
    <w:rsid w:val="001745AC"/>
    <w:rsid w:val="001753B8"/>
    <w:rsid w:val="00177AD0"/>
    <w:rsid w:val="00177EA6"/>
    <w:rsid w:val="0018544F"/>
    <w:rsid w:val="001855AB"/>
    <w:rsid w:val="00186931"/>
    <w:rsid w:val="00186B8D"/>
    <w:rsid w:val="001906B1"/>
    <w:rsid w:val="00190DD3"/>
    <w:rsid w:val="001918C4"/>
    <w:rsid w:val="0019264F"/>
    <w:rsid w:val="00192961"/>
    <w:rsid w:val="0019306F"/>
    <w:rsid w:val="001946F3"/>
    <w:rsid w:val="00194D20"/>
    <w:rsid w:val="001959A1"/>
    <w:rsid w:val="00195B80"/>
    <w:rsid w:val="00195BBF"/>
    <w:rsid w:val="0019619D"/>
    <w:rsid w:val="00197E19"/>
    <w:rsid w:val="001A159B"/>
    <w:rsid w:val="001A1E5C"/>
    <w:rsid w:val="001A1F5A"/>
    <w:rsid w:val="001A3C57"/>
    <w:rsid w:val="001A441F"/>
    <w:rsid w:val="001A46D7"/>
    <w:rsid w:val="001A4ADC"/>
    <w:rsid w:val="001A4C99"/>
    <w:rsid w:val="001A4D3C"/>
    <w:rsid w:val="001A6496"/>
    <w:rsid w:val="001A6633"/>
    <w:rsid w:val="001A7048"/>
    <w:rsid w:val="001A7F8C"/>
    <w:rsid w:val="001B0453"/>
    <w:rsid w:val="001B05EC"/>
    <w:rsid w:val="001B0E61"/>
    <w:rsid w:val="001B12E1"/>
    <w:rsid w:val="001B1FFF"/>
    <w:rsid w:val="001B4CE5"/>
    <w:rsid w:val="001B4FB8"/>
    <w:rsid w:val="001B5F4C"/>
    <w:rsid w:val="001B6828"/>
    <w:rsid w:val="001B69F7"/>
    <w:rsid w:val="001B77F2"/>
    <w:rsid w:val="001C1265"/>
    <w:rsid w:val="001C1608"/>
    <w:rsid w:val="001C3AD8"/>
    <w:rsid w:val="001C4B26"/>
    <w:rsid w:val="001C4D57"/>
    <w:rsid w:val="001C595E"/>
    <w:rsid w:val="001C7D4E"/>
    <w:rsid w:val="001D0BF2"/>
    <w:rsid w:val="001D1984"/>
    <w:rsid w:val="001D3A06"/>
    <w:rsid w:val="001D4256"/>
    <w:rsid w:val="001D4697"/>
    <w:rsid w:val="001D46F7"/>
    <w:rsid w:val="001D4813"/>
    <w:rsid w:val="001D4848"/>
    <w:rsid w:val="001D55C9"/>
    <w:rsid w:val="001D5868"/>
    <w:rsid w:val="001D5B4E"/>
    <w:rsid w:val="001D5F3A"/>
    <w:rsid w:val="001D6673"/>
    <w:rsid w:val="001D6B18"/>
    <w:rsid w:val="001D71A8"/>
    <w:rsid w:val="001D781C"/>
    <w:rsid w:val="001E0142"/>
    <w:rsid w:val="001E04E7"/>
    <w:rsid w:val="001E056D"/>
    <w:rsid w:val="001E05FE"/>
    <w:rsid w:val="001E07D3"/>
    <w:rsid w:val="001E1511"/>
    <w:rsid w:val="001E1AD7"/>
    <w:rsid w:val="001E1E69"/>
    <w:rsid w:val="001E2848"/>
    <w:rsid w:val="001E2993"/>
    <w:rsid w:val="001E309E"/>
    <w:rsid w:val="001E796D"/>
    <w:rsid w:val="001E7B19"/>
    <w:rsid w:val="001F1F5A"/>
    <w:rsid w:val="001F43B7"/>
    <w:rsid w:val="001F5253"/>
    <w:rsid w:val="00200418"/>
    <w:rsid w:val="002008BD"/>
    <w:rsid w:val="00200A3B"/>
    <w:rsid w:val="0020118B"/>
    <w:rsid w:val="002023D5"/>
    <w:rsid w:val="00202A44"/>
    <w:rsid w:val="00204900"/>
    <w:rsid w:val="0020511B"/>
    <w:rsid w:val="0020595E"/>
    <w:rsid w:val="00205D32"/>
    <w:rsid w:val="0020697B"/>
    <w:rsid w:val="00206D9E"/>
    <w:rsid w:val="00207868"/>
    <w:rsid w:val="00210C2E"/>
    <w:rsid w:val="00211AE8"/>
    <w:rsid w:val="00211E89"/>
    <w:rsid w:val="00211EE9"/>
    <w:rsid w:val="00212292"/>
    <w:rsid w:val="00214811"/>
    <w:rsid w:val="00215034"/>
    <w:rsid w:val="0021509A"/>
    <w:rsid w:val="00215303"/>
    <w:rsid w:val="0021552B"/>
    <w:rsid w:val="00215DBF"/>
    <w:rsid w:val="0021725A"/>
    <w:rsid w:val="00217956"/>
    <w:rsid w:val="00217F8F"/>
    <w:rsid w:val="002206EB"/>
    <w:rsid w:val="0022086C"/>
    <w:rsid w:val="0022424B"/>
    <w:rsid w:val="002243DC"/>
    <w:rsid w:val="00225BDD"/>
    <w:rsid w:val="00225F34"/>
    <w:rsid w:val="002263A9"/>
    <w:rsid w:val="00227A66"/>
    <w:rsid w:val="0023195D"/>
    <w:rsid w:val="00232151"/>
    <w:rsid w:val="00232904"/>
    <w:rsid w:val="00234324"/>
    <w:rsid w:val="00234B9C"/>
    <w:rsid w:val="00235303"/>
    <w:rsid w:val="00235700"/>
    <w:rsid w:val="002359D6"/>
    <w:rsid w:val="00235B70"/>
    <w:rsid w:val="002365FD"/>
    <w:rsid w:val="00237013"/>
    <w:rsid w:val="00237087"/>
    <w:rsid w:val="0023718B"/>
    <w:rsid w:val="0023719D"/>
    <w:rsid w:val="00240981"/>
    <w:rsid w:val="00240D4C"/>
    <w:rsid w:val="00241720"/>
    <w:rsid w:val="002424FB"/>
    <w:rsid w:val="00243F24"/>
    <w:rsid w:val="00244675"/>
    <w:rsid w:val="00244BB9"/>
    <w:rsid w:val="00244BC6"/>
    <w:rsid w:val="002451AD"/>
    <w:rsid w:val="00246074"/>
    <w:rsid w:val="002460C6"/>
    <w:rsid w:val="00246916"/>
    <w:rsid w:val="00247509"/>
    <w:rsid w:val="00252AE5"/>
    <w:rsid w:val="0025364B"/>
    <w:rsid w:val="002553E6"/>
    <w:rsid w:val="0025678F"/>
    <w:rsid w:val="002567D8"/>
    <w:rsid w:val="002569B9"/>
    <w:rsid w:val="00256ECE"/>
    <w:rsid w:val="002572CA"/>
    <w:rsid w:val="00257977"/>
    <w:rsid w:val="002619ED"/>
    <w:rsid w:val="00262C3B"/>
    <w:rsid w:val="002642D7"/>
    <w:rsid w:val="00265EDA"/>
    <w:rsid w:val="00266AB1"/>
    <w:rsid w:val="00266F02"/>
    <w:rsid w:val="00266F16"/>
    <w:rsid w:val="00267394"/>
    <w:rsid w:val="00270CF8"/>
    <w:rsid w:val="00270E48"/>
    <w:rsid w:val="00270EE8"/>
    <w:rsid w:val="0027133D"/>
    <w:rsid w:val="0027214E"/>
    <w:rsid w:val="00272166"/>
    <w:rsid w:val="0027280C"/>
    <w:rsid w:val="00273777"/>
    <w:rsid w:val="00273DB3"/>
    <w:rsid w:val="00274C62"/>
    <w:rsid w:val="0027514A"/>
    <w:rsid w:val="002752F9"/>
    <w:rsid w:val="00275AEE"/>
    <w:rsid w:val="00277663"/>
    <w:rsid w:val="00280519"/>
    <w:rsid w:val="002813FF"/>
    <w:rsid w:val="00281EE3"/>
    <w:rsid w:val="00281FBE"/>
    <w:rsid w:val="00282217"/>
    <w:rsid w:val="00283453"/>
    <w:rsid w:val="0028399A"/>
    <w:rsid w:val="002842CA"/>
    <w:rsid w:val="002849DC"/>
    <w:rsid w:val="00285039"/>
    <w:rsid w:val="0028550A"/>
    <w:rsid w:val="0028653D"/>
    <w:rsid w:val="00287472"/>
    <w:rsid w:val="00287A6D"/>
    <w:rsid w:val="002903C5"/>
    <w:rsid w:val="00292B33"/>
    <w:rsid w:val="00292D66"/>
    <w:rsid w:val="00293C26"/>
    <w:rsid w:val="00294CC3"/>
    <w:rsid w:val="00295D02"/>
    <w:rsid w:val="00297692"/>
    <w:rsid w:val="00297E57"/>
    <w:rsid w:val="00297FAE"/>
    <w:rsid w:val="002A0685"/>
    <w:rsid w:val="002A0746"/>
    <w:rsid w:val="002A1097"/>
    <w:rsid w:val="002A10BB"/>
    <w:rsid w:val="002A1AE3"/>
    <w:rsid w:val="002A21EC"/>
    <w:rsid w:val="002A3F44"/>
    <w:rsid w:val="002A4737"/>
    <w:rsid w:val="002A4A67"/>
    <w:rsid w:val="002A4C36"/>
    <w:rsid w:val="002A5886"/>
    <w:rsid w:val="002A6568"/>
    <w:rsid w:val="002A7211"/>
    <w:rsid w:val="002B0493"/>
    <w:rsid w:val="002B06ED"/>
    <w:rsid w:val="002B11BE"/>
    <w:rsid w:val="002B1210"/>
    <w:rsid w:val="002B17DF"/>
    <w:rsid w:val="002B1CAB"/>
    <w:rsid w:val="002B3E1F"/>
    <w:rsid w:val="002B5207"/>
    <w:rsid w:val="002B5E8E"/>
    <w:rsid w:val="002B69AC"/>
    <w:rsid w:val="002B77EC"/>
    <w:rsid w:val="002C01C8"/>
    <w:rsid w:val="002C0930"/>
    <w:rsid w:val="002C0C91"/>
    <w:rsid w:val="002C165A"/>
    <w:rsid w:val="002C1DC0"/>
    <w:rsid w:val="002C1EB6"/>
    <w:rsid w:val="002C313A"/>
    <w:rsid w:val="002C395E"/>
    <w:rsid w:val="002C73B5"/>
    <w:rsid w:val="002C7BA2"/>
    <w:rsid w:val="002D1747"/>
    <w:rsid w:val="002D1C93"/>
    <w:rsid w:val="002D60E7"/>
    <w:rsid w:val="002D7730"/>
    <w:rsid w:val="002D7743"/>
    <w:rsid w:val="002D7FA6"/>
    <w:rsid w:val="002E1DFD"/>
    <w:rsid w:val="002E2B5C"/>
    <w:rsid w:val="002E3A1E"/>
    <w:rsid w:val="002E409D"/>
    <w:rsid w:val="002E43E4"/>
    <w:rsid w:val="002E6712"/>
    <w:rsid w:val="002F03C2"/>
    <w:rsid w:val="002F05B6"/>
    <w:rsid w:val="002F110D"/>
    <w:rsid w:val="002F1379"/>
    <w:rsid w:val="002F1D30"/>
    <w:rsid w:val="002F247C"/>
    <w:rsid w:val="002F3406"/>
    <w:rsid w:val="002F3B6C"/>
    <w:rsid w:val="002F3BCF"/>
    <w:rsid w:val="002F3C5F"/>
    <w:rsid w:val="002F3DCD"/>
    <w:rsid w:val="002F3E97"/>
    <w:rsid w:val="002F4BDD"/>
    <w:rsid w:val="002F532A"/>
    <w:rsid w:val="002F563F"/>
    <w:rsid w:val="002F6501"/>
    <w:rsid w:val="002F6D72"/>
    <w:rsid w:val="002F6E45"/>
    <w:rsid w:val="002F707F"/>
    <w:rsid w:val="002F71C8"/>
    <w:rsid w:val="003026E3"/>
    <w:rsid w:val="0030270E"/>
    <w:rsid w:val="00303660"/>
    <w:rsid w:val="0030503C"/>
    <w:rsid w:val="003059A2"/>
    <w:rsid w:val="00305FA1"/>
    <w:rsid w:val="00307CDC"/>
    <w:rsid w:val="003102FA"/>
    <w:rsid w:val="00310398"/>
    <w:rsid w:val="003103DB"/>
    <w:rsid w:val="00311D20"/>
    <w:rsid w:val="00311F78"/>
    <w:rsid w:val="003122C7"/>
    <w:rsid w:val="003130E6"/>
    <w:rsid w:val="00313C61"/>
    <w:rsid w:val="00314281"/>
    <w:rsid w:val="0031515F"/>
    <w:rsid w:val="0031646C"/>
    <w:rsid w:val="003175E9"/>
    <w:rsid w:val="00321AD2"/>
    <w:rsid w:val="003238FE"/>
    <w:rsid w:val="00325684"/>
    <w:rsid w:val="003265CA"/>
    <w:rsid w:val="0032668F"/>
    <w:rsid w:val="00326A90"/>
    <w:rsid w:val="003271DF"/>
    <w:rsid w:val="003271F8"/>
    <w:rsid w:val="00327479"/>
    <w:rsid w:val="00330072"/>
    <w:rsid w:val="00330A03"/>
    <w:rsid w:val="00330F96"/>
    <w:rsid w:val="00333019"/>
    <w:rsid w:val="00335BF0"/>
    <w:rsid w:val="00335C6E"/>
    <w:rsid w:val="00336038"/>
    <w:rsid w:val="003362A7"/>
    <w:rsid w:val="00336F89"/>
    <w:rsid w:val="00337522"/>
    <w:rsid w:val="00342134"/>
    <w:rsid w:val="003435A8"/>
    <w:rsid w:val="0034365F"/>
    <w:rsid w:val="00344D58"/>
    <w:rsid w:val="00344DE2"/>
    <w:rsid w:val="00345AC6"/>
    <w:rsid w:val="003474EB"/>
    <w:rsid w:val="0035011D"/>
    <w:rsid w:val="0035109E"/>
    <w:rsid w:val="00351B62"/>
    <w:rsid w:val="00351FE6"/>
    <w:rsid w:val="00352A38"/>
    <w:rsid w:val="00353351"/>
    <w:rsid w:val="003540E4"/>
    <w:rsid w:val="00354312"/>
    <w:rsid w:val="0035499C"/>
    <w:rsid w:val="00355303"/>
    <w:rsid w:val="00357FEB"/>
    <w:rsid w:val="0036023C"/>
    <w:rsid w:val="0036031B"/>
    <w:rsid w:val="003606D7"/>
    <w:rsid w:val="00361684"/>
    <w:rsid w:val="003628A3"/>
    <w:rsid w:val="00362A24"/>
    <w:rsid w:val="00363230"/>
    <w:rsid w:val="00364DAC"/>
    <w:rsid w:val="00365C5E"/>
    <w:rsid w:val="00366B14"/>
    <w:rsid w:val="003677A6"/>
    <w:rsid w:val="00367DB3"/>
    <w:rsid w:val="00367FE4"/>
    <w:rsid w:val="00372D12"/>
    <w:rsid w:val="0037378E"/>
    <w:rsid w:val="00374395"/>
    <w:rsid w:val="003752F4"/>
    <w:rsid w:val="003753A1"/>
    <w:rsid w:val="00376361"/>
    <w:rsid w:val="003765C8"/>
    <w:rsid w:val="00376D59"/>
    <w:rsid w:val="00377B2E"/>
    <w:rsid w:val="00380D24"/>
    <w:rsid w:val="00380DA2"/>
    <w:rsid w:val="003845B3"/>
    <w:rsid w:val="00385308"/>
    <w:rsid w:val="00385739"/>
    <w:rsid w:val="003857F2"/>
    <w:rsid w:val="0038687B"/>
    <w:rsid w:val="00387B84"/>
    <w:rsid w:val="003907AA"/>
    <w:rsid w:val="003912A7"/>
    <w:rsid w:val="00391C88"/>
    <w:rsid w:val="00392368"/>
    <w:rsid w:val="003926BB"/>
    <w:rsid w:val="003928DD"/>
    <w:rsid w:val="003979A6"/>
    <w:rsid w:val="003A0E2B"/>
    <w:rsid w:val="003A1552"/>
    <w:rsid w:val="003A1BC6"/>
    <w:rsid w:val="003A461E"/>
    <w:rsid w:val="003A51AB"/>
    <w:rsid w:val="003A6014"/>
    <w:rsid w:val="003A673A"/>
    <w:rsid w:val="003A6818"/>
    <w:rsid w:val="003B09D4"/>
    <w:rsid w:val="003B0B3F"/>
    <w:rsid w:val="003B1B11"/>
    <w:rsid w:val="003B2023"/>
    <w:rsid w:val="003B25EE"/>
    <w:rsid w:val="003B2EF7"/>
    <w:rsid w:val="003B429A"/>
    <w:rsid w:val="003B42EA"/>
    <w:rsid w:val="003B5034"/>
    <w:rsid w:val="003B5082"/>
    <w:rsid w:val="003B5BB4"/>
    <w:rsid w:val="003B5E06"/>
    <w:rsid w:val="003B7219"/>
    <w:rsid w:val="003B7BFF"/>
    <w:rsid w:val="003C01F4"/>
    <w:rsid w:val="003C0E7E"/>
    <w:rsid w:val="003C13EE"/>
    <w:rsid w:val="003C14E2"/>
    <w:rsid w:val="003C197D"/>
    <w:rsid w:val="003C2544"/>
    <w:rsid w:val="003C3654"/>
    <w:rsid w:val="003C365B"/>
    <w:rsid w:val="003C5D60"/>
    <w:rsid w:val="003C5F60"/>
    <w:rsid w:val="003C6B9E"/>
    <w:rsid w:val="003C728A"/>
    <w:rsid w:val="003C77D0"/>
    <w:rsid w:val="003D0A3B"/>
    <w:rsid w:val="003D1972"/>
    <w:rsid w:val="003D1B3A"/>
    <w:rsid w:val="003D2112"/>
    <w:rsid w:val="003D2425"/>
    <w:rsid w:val="003D2B7A"/>
    <w:rsid w:val="003D2E39"/>
    <w:rsid w:val="003D3DBB"/>
    <w:rsid w:val="003D58A2"/>
    <w:rsid w:val="003D5979"/>
    <w:rsid w:val="003D6CEB"/>
    <w:rsid w:val="003D7B71"/>
    <w:rsid w:val="003D7FDA"/>
    <w:rsid w:val="003E1305"/>
    <w:rsid w:val="003E2324"/>
    <w:rsid w:val="003E4DC1"/>
    <w:rsid w:val="003E547C"/>
    <w:rsid w:val="003E5E7E"/>
    <w:rsid w:val="003E627F"/>
    <w:rsid w:val="003E6F2F"/>
    <w:rsid w:val="003E787A"/>
    <w:rsid w:val="003E7B19"/>
    <w:rsid w:val="003E7B53"/>
    <w:rsid w:val="003F22EC"/>
    <w:rsid w:val="003F4175"/>
    <w:rsid w:val="003F612C"/>
    <w:rsid w:val="003F7A75"/>
    <w:rsid w:val="00400D0A"/>
    <w:rsid w:val="00401A4C"/>
    <w:rsid w:val="00401D71"/>
    <w:rsid w:val="004030DA"/>
    <w:rsid w:val="00403A5D"/>
    <w:rsid w:val="004048D7"/>
    <w:rsid w:val="00405334"/>
    <w:rsid w:val="00405B03"/>
    <w:rsid w:val="00405C5E"/>
    <w:rsid w:val="00405D6A"/>
    <w:rsid w:val="00406333"/>
    <w:rsid w:val="00406EF2"/>
    <w:rsid w:val="0041038A"/>
    <w:rsid w:val="004105BB"/>
    <w:rsid w:val="004108E4"/>
    <w:rsid w:val="00411BFC"/>
    <w:rsid w:val="00412039"/>
    <w:rsid w:val="0041272F"/>
    <w:rsid w:val="00414115"/>
    <w:rsid w:val="00414308"/>
    <w:rsid w:val="00414841"/>
    <w:rsid w:val="004154E5"/>
    <w:rsid w:val="00416A3F"/>
    <w:rsid w:val="0041715C"/>
    <w:rsid w:val="00417716"/>
    <w:rsid w:val="00417D25"/>
    <w:rsid w:val="00420870"/>
    <w:rsid w:val="00421280"/>
    <w:rsid w:val="00421B1B"/>
    <w:rsid w:val="00421F00"/>
    <w:rsid w:val="00421FAB"/>
    <w:rsid w:val="00422BE2"/>
    <w:rsid w:val="00422F8F"/>
    <w:rsid w:val="004230F4"/>
    <w:rsid w:val="004240F9"/>
    <w:rsid w:val="00425096"/>
    <w:rsid w:val="0042557A"/>
    <w:rsid w:val="00427A82"/>
    <w:rsid w:val="00427A92"/>
    <w:rsid w:val="0043155F"/>
    <w:rsid w:val="00431707"/>
    <w:rsid w:val="00431720"/>
    <w:rsid w:val="004321BA"/>
    <w:rsid w:val="004325E0"/>
    <w:rsid w:val="00434CEE"/>
    <w:rsid w:val="00435654"/>
    <w:rsid w:val="0043605E"/>
    <w:rsid w:val="00437031"/>
    <w:rsid w:val="00440793"/>
    <w:rsid w:val="004407A7"/>
    <w:rsid w:val="00440896"/>
    <w:rsid w:val="00440D77"/>
    <w:rsid w:val="004411FE"/>
    <w:rsid w:val="00441584"/>
    <w:rsid w:val="00442F70"/>
    <w:rsid w:val="0044426F"/>
    <w:rsid w:val="004446C7"/>
    <w:rsid w:val="00444E90"/>
    <w:rsid w:val="00444F99"/>
    <w:rsid w:val="004452BA"/>
    <w:rsid w:val="0044570D"/>
    <w:rsid w:val="00445D9F"/>
    <w:rsid w:val="00446B0B"/>
    <w:rsid w:val="004473F1"/>
    <w:rsid w:val="0045016F"/>
    <w:rsid w:val="004507B5"/>
    <w:rsid w:val="004508E5"/>
    <w:rsid w:val="00451FD3"/>
    <w:rsid w:val="004523D1"/>
    <w:rsid w:val="004523FC"/>
    <w:rsid w:val="00452C22"/>
    <w:rsid w:val="00454611"/>
    <w:rsid w:val="004549C4"/>
    <w:rsid w:val="00454A4E"/>
    <w:rsid w:val="00455F9B"/>
    <w:rsid w:val="00457E0C"/>
    <w:rsid w:val="00457F40"/>
    <w:rsid w:val="00460DD2"/>
    <w:rsid w:val="004611AF"/>
    <w:rsid w:val="00461BAC"/>
    <w:rsid w:val="00462A91"/>
    <w:rsid w:val="00463894"/>
    <w:rsid w:val="00463BD8"/>
    <w:rsid w:val="00465B70"/>
    <w:rsid w:val="0046675F"/>
    <w:rsid w:val="00466F8C"/>
    <w:rsid w:val="00467C0B"/>
    <w:rsid w:val="00467F87"/>
    <w:rsid w:val="00470107"/>
    <w:rsid w:val="0047104B"/>
    <w:rsid w:val="00473C77"/>
    <w:rsid w:val="00473CED"/>
    <w:rsid w:val="004740CC"/>
    <w:rsid w:val="00474212"/>
    <w:rsid w:val="004743D1"/>
    <w:rsid w:val="004743F1"/>
    <w:rsid w:val="00474E38"/>
    <w:rsid w:val="00475F15"/>
    <w:rsid w:val="00476CF4"/>
    <w:rsid w:val="0047736E"/>
    <w:rsid w:val="00480339"/>
    <w:rsid w:val="00480929"/>
    <w:rsid w:val="0048312A"/>
    <w:rsid w:val="00483625"/>
    <w:rsid w:val="00484689"/>
    <w:rsid w:val="00487106"/>
    <w:rsid w:val="00487D6F"/>
    <w:rsid w:val="0049024F"/>
    <w:rsid w:val="00492014"/>
    <w:rsid w:val="00493640"/>
    <w:rsid w:val="00493DB5"/>
    <w:rsid w:val="004946B6"/>
    <w:rsid w:val="0049507D"/>
    <w:rsid w:val="00495F90"/>
    <w:rsid w:val="0049622B"/>
    <w:rsid w:val="00496281"/>
    <w:rsid w:val="004962F1"/>
    <w:rsid w:val="004A09B3"/>
    <w:rsid w:val="004A1F52"/>
    <w:rsid w:val="004A398D"/>
    <w:rsid w:val="004A5013"/>
    <w:rsid w:val="004A5019"/>
    <w:rsid w:val="004A56FC"/>
    <w:rsid w:val="004A5E0A"/>
    <w:rsid w:val="004A5E52"/>
    <w:rsid w:val="004A5F65"/>
    <w:rsid w:val="004A610F"/>
    <w:rsid w:val="004A6159"/>
    <w:rsid w:val="004B09A4"/>
    <w:rsid w:val="004B0F3F"/>
    <w:rsid w:val="004B2789"/>
    <w:rsid w:val="004B2EF8"/>
    <w:rsid w:val="004B305C"/>
    <w:rsid w:val="004B4919"/>
    <w:rsid w:val="004B5870"/>
    <w:rsid w:val="004B5F5C"/>
    <w:rsid w:val="004B7440"/>
    <w:rsid w:val="004B79B3"/>
    <w:rsid w:val="004C0E38"/>
    <w:rsid w:val="004C169D"/>
    <w:rsid w:val="004C222B"/>
    <w:rsid w:val="004C34E2"/>
    <w:rsid w:val="004C3A92"/>
    <w:rsid w:val="004C427F"/>
    <w:rsid w:val="004C52A9"/>
    <w:rsid w:val="004C64C6"/>
    <w:rsid w:val="004C6612"/>
    <w:rsid w:val="004C6C93"/>
    <w:rsid w:val="004C75BB"/>
    <w:rsid w:val="004C7C47"/>
    <w:rsid w:val="004D08C2"/>
    <w:rsid w:val="004D2319"/>
    <w:rsid w:val="004D2618"/>
    <w:rsid w:val="004D2C44"/>
    <w:rsid w:val="004D5304"/>
    <w:rsid w:val="004D6B15"/>
    <w:rsid w:val="004D7091"/>
    <w:rsid w:val="004D7788"/>
    <w:rsid w:val="004E1AAB"/>
    <w:rsid w:val="004E555B"/>
    <w:rsid w:val="004E5B3E"/>
    <w:rsid w:val="004E6571"/>
    <w:rsid w:val="004E7FA9"/>
    <w:rsid w:val="004F079B"/>
    <w:rsid w:val="004F0ACC"/>
    <w:rsid w:val="004F1936"/>
    <w:rsid w:val="004F1DCB"/>
    <w:rsid w:val="004F2963"/>
    <w:rsid w:val="004F2DD4"/>
    <w:rsid w:val="004F31BB"/>
    <w:rsid w:val="004F4010"/>
    <w:rsid w:val="004F4519"/>
    <w:rsid w:val="004F465A"/>
    <w:rsid w:val="004F47D5"/>
    <w:rsid w:val="004F6039"/>
    <w:rsid w:val="004F61C2"/>
    <w:rsid w:val="004F6E5E"/>
    <w:rsid w:val="004F7D04"/>
    <w:rsid w:val="0050061C"/>
    <w:rsid w:val="005035D4"/>
    <w:rsid w:val="00504CE9"/>
    <w:rsid w:val="005060ED"/>
    <w:rsid w:val="005060F2"/>
    <w:rsid w:val="00506765"/>
    <w:rsid w:val="00506E0A"/>
    <w:rsid w:val="00506F30"/>
    <w:rsid w:val="005076DD"/>
    <w:rsid w:val="00510B0F"/>
    <w:rsid w:val="0051277D"/>
    <w:rsid w:val="00512E77"/>
    <w:rsid w:val="00514025"/>
    <w:rsid w:val="005155E8"/>
    <w:rsid w:val="00516177"/>
    <w:rsid w:val="0051639B"/>
    <w:rsid w:val="00516BB3"/>
    <w:rsid w:val="005175ED"/>
    <w:rsid w:val="005207EA"/>
    <w:rsid w:val="005209E5"/>
    <w:rsid w:val="00520D1B"/>
    <w:rsid w:val="00523014"/>
    <w:rsid w:val="00524190"/>
    <w:rsid w:val="00524E1F"/>
    <w:rsid w:val="005250B0"/>
    <w:rsid w:val="00525DC5"/>
    <w:rsid w:val="00526B70"/>
    <w:rsid w:val="00526F34"/>
    <w:rsid w:val="00531F1C"/>
    <w:rsid w:val="00532E59"/>
    <w:rsid w:val="005330D3"/>
    <w:rsid w:val="00535361"/>
    <w:rsid w:val="00535369"/>
    <w:rsid w:val="0053617D"/>
    <w:rsid w:val="005368D0"/>
    <w:rsid w:val="00536F55"/>
    <w:rsid w:val="00537436"/>
    <w:rsid w:val="00540C80"/>
    <w:rsid w:val="005417E1"/>
    <w:rsid w:val="00542BDB"/>
    <w:rsid w:val="00544596"/>
    <w:rsid w:val="0054535E"/>
    <w:rsid w:val="005462B0"/>
    <w:rsid w:val="005462B7"/>
    <w:rsid w:val="00547574"/>
    <w:rsid w:val="00550907"/>
    <w:rsid w:val="00550B09"/>
    <w:rsid w:val="00550BA7"/>
    <w:rsid w:val="00550C9F"/>
    <w:rsid w:val="0055120B"/>
    <w:rsid w:val="005521D5"/>
    <w:rsid w:val="00553D04"/>
    <w:rsid w:val="00553D21"/>
    <w:rsid w:val="005545A4"/>
    <w:rsid w:val="00555401"/>
    <w:rsid w:val="005554F7"/>
    <w:rsid w:val="00555A98"/>
    <w:rsid w:val="0055631E"/>
    <w:rsid w:val="0055666C"/>
    <w:rsid w:val="00557236"/>
    <w:rsid w:val="005578F7"/>
    <w:rsid w:val="00557CDA"/>
    <w:rsid w:val="00560343"/>
    <w:rsid w:val="00560AB2"/>
    <w:rsid w:val="00562320"/>
    <w:rsid w:val="00562812"/>
    <w:rsid w:val="00562C7C"/>
    <w:rsid w:val="005646C3"/>
    <w:rsid w:val="00564AB7"/>
    <w:rsid w:val="00564E99"/>
    <w:rsid w:val="0056511D"/>
    <w:rsid w:val="00567826"/>
    <w:rsid w:val="0057034F"/>
    <w:rsid w:val="005713DB"/>
    <w:rsid w:val="005739FA"/>
    <w:rsid w:val="00574A49"/>
    <w:rsid w:val="00574B9F"/>
    <w:rsid w:val="00575DB5"/>
    <w:rsid w:val="005769E6"/>
    <w:rsid w:val="005779F3"/>
    <w:rsid w:val="00577A77"/>
    <w:rsid w:val="00582C21"/>
    <w:rsid w:val="0058310E"/>
    <w:rsid w:val="005832D4"/>
    <w:rsid w:val="00583C25"/>
    <w:rsid w:val="00584F32"/>
    <w:rsid w:val="005865DD"/>
    <w:rsid w:val="0058676A"/>
    <w:rsid w:val="00587278"/>
    <w:rsid w:val="005872F5"/>
    <w:rsid w:val="00587834"/>
    <w:rsid w:val="005914A6"/>
    <w:rsid w:val="005938B0"/>
    <w:rsid w:val="00593FD1"/>
    <w:rsid w:val="005962AA"/>
    <w:rsid w:val="0059633E"/>
    <w:rsid w:val="00596D20"/>
    <w:rsid w:val="005A0089"/>
    <w:rsid w:val="005A0416"/>
    <w:rsid w:val="005A5684"/>
    <w:rsid w:val="005A5745"/>
    <w:rsid w:val="005A5B42"/>
    <w:rsid w:val="005A6989"/>
    <w:rsid w:val="005A6E59"/>
    <w:rsid w:val="005B07DD"/>
    <w:rsid w:val="005B1500"/>
    <w:rsid w:val="005B5A42"/>
    <w:rsid w:val="005B5DEB"/>
    <w:rsid w:val="005C082C"/>
    <w:rsid w:val="005C3983"/>
    <w:rsid w:val="005C4FA4"/>
    <w:rsid w:val="005C5879"/>
    <w:rsid w:val="005C5B16"/>
    <w:rsid w:val="005C6D81"/>
    <w:rsid w:val="005C6DAB"/>
    <w:rsid w:val="005C7E51"/>
    <w:rsid w:val="005CBD7B"/>
    <w:rsid w:val="005D1D14"/>
    <w:rsid w:val="005D1E95"/>
    <w:rsid w:val="005D1F4C"/>
    <w:rsid w:val="005D48B7"/>
    <w:rsid w:val="005D56D3"/>
    <w:rsid w:val="005D57B4"/>
    <w:rsid w:val="005D5D81"/>
    <w:rsid w:val="005D5EF6"/>
    <w:rsid w:val="005E046B"/>
    <w:rsid w:val="005E0F1B"/>
    <w:rsid w:val="005E10C2"/>
    <w:rsid w:val="005E1129"/>
    <w:rsid w:val="005E1F45"/>
    <w:rsid w:val="005E200C"/>
    <w:rsid w:val="005E2173"/>
    <w:rsid w:val="005E2891"/>
    <w:rsid w:val="005E2BF2"/>
    <w:rsid w:val="005E3847"/>
    <w:rsid w:val="005E38F7"/>
    <w:rsid w:val="005E45D9"/>
    <w:rsid w:val="005E50CC"/>
    <w:rsid w:val="005E520E"/>
    <w:rsid w:val="005F01DC"/>
    <w:rsid w:val="005F0683"/>
    <w:rsid w:val="005F0DF3"/>
    <w:rsid w:val="005F0FC2"/>
    <w:rsid w:val="005F163A"/>
    <w:rsid w:val="005F1DEB"/>
    <w:rsid w:val="005F1F18"/>
    <w:rsid w:val="005F283A"/>
    <w:rsid w:val="005F29A1"/>
    <w:rsid w:val="005F2C06"/>
    <w:rsid w:val="005F2DC9"/>
    <w:rsid w:val="005F36E3"/>
    <w:rsid w:val="005F4143"/>
    <w:rsid w:val="005F573B"/>
    <w:rsid w:val="005F5E2C"/>
    <w:rsid w:val="005F7055"/>
    <w:rsid w:val="005F739C"/>
    <w:rsid w:val="006012CA"/>
    <w:rsid w:val="00601D8E"/>
    <w:rsid w:val="0060344D"/>
    <w:rsid w:val="006060F9"/>
    <w:rsid w:val="00606288"/>
    <w:rsid w:val="006110D8"/>
    <w:rsid w:val="00611993"/>
    <w:rsid w:val="006126A5"/>
    <w:rsid w:val="00613334"/>
    <w:rsid w:val="00613A40"/>
    <w:rsid w:val="006141BF"/>
    <w:rsid w:val="00614557"/>
    <w:rsid w:val="006146EC"/>
    <w:rsid w:val="00615B29"/>
    <w:rsid w:val="00616C3A"/>
    <w:rsid w:val="006205D9"/>
    <w:rsid w:val="006207FD"/>
    <w:rsid w:val="00620ADB"/>
    <w:rsid w:val="00620D36"/>
    <w:rsid w:val="006223D8"/>
    <w:rsid w:val="00624196"/>
    <w:rsid w:val="006242F6"/>
    <w:rsid w:val="006243F2"/>
    <w:rsid w:val="00625CEC"/>
    <w:rsid w:val="00626F37"/>
    <w:rsid w:val="00630183"/>
    <w:rsid w:val="0063060D"/>
    <w:rsid w:val="006311E8"/>
    <w:rsid w:val="00631B67"/>
    <w:rsid w:val="00631F0B"/>
    <w:rsid w:val="006324FB"/>
    <w:rsid w:val="00633B21"/>
    <w:rsid w:val="00634007"/>
    <w:rsid w:val="00634244"/>
    <w:rsid w:val="0063512B"/>
    <w:rsid w:val="006352BA"/>
    <w:rsid w:val="00635B27"/>
    <w:rsid w:val="00635F13"/>
    <w:rsid w:val="00635FFE"/>
    <w:rsid w:val="006372D7"/>
    <w:rsid w:val="00641315"/>
    <w:rsid w:val="00641AC8"/>
    <w:rsid w:val="00642195"/>
    <w:rsid w:val="006429B4"/>
    <w:rsid w:val="00642B5E"/>
    <w:rsid w:val="006435E6"/>
    <w:rsid w:val="00643EF5"/>
    <w:rsid w:val="00645FC6"/>
    <w:rsid w:val="0064697A"/>
    <w:rsid w:val="00646B71"/>
    <w:rsid w:val="00646C68"/>
    <w:rsid w:val="00646F86"/>
    <w:rsid w:val="006470AA"/>
    <w:rsid w:val="006474E5"/>
    <w:rsid w:val="00647F52"/>
    <w:rsid w:val="00650518"/>
    <w:rsid w:val="00650649"/>
    <w:rsid w:val="006534FF"/>
    <w:rsid w:val="00654E27"/>
    <w:rsid w:val="00654F5D"/>
    <w:rsid w:val="00655F15"/>
    <w:rsid w:val="00656DE0"/>
    <w:rsid w:val="00657C6F"/>
    <w:rsid w:val="00660C93"/>
    <w:rsid w:val="00660EBC"/>
    <w:rsid w:val="00663185"/>
    <w:rsid w:val="006642B0"/>
    <w:rsid w:val="00664690"/>
    <w:rsid w:val="006649AD"/>
    <w:rsid w:val="006652C1"/>
    <w:rsid w:val="0066602E"/>
    <w:rsid w:val="00666587"/>
    <w:rsid w:val="006670D6"/>
    <w:rsid w:val="006710F3"/>
    <w:rsid w:val="00672B60"/>
    <w:rsid w:val="00672C5C"/>
    <w:rsid w:val="00673A5E"/>
    <w:rsid w:val="006745E8"/>
    <w:rsid w:val="00675214"/>
    <w:rsid w:val="00675418"/>
    <w:rsid w:val="00677570"/>
    <w:rsid w:val="006777E7"/>
    <w:rsid w:val="0067781E"/>
    <w:rsid w:val="006809EB"/>
    <w:rsid w:val="00680BE3"/>
    <w:rsid w:val="00680D10"/>
    <w:rsid w:val="0068126D"/>
    <w:rsid w:val="00681B86"/>
    <w:rsid w:val="00681DF5"/>
    <w:rsid w:val="00683020"/>
    <w:rsid w:val="00683140"/>
    <w:rsid w:val="00684751"/>
    <w:rsid w:val="0068522C"/>
    <w:rsid w:val="006855D2"/>
    <w:rsid w:val="00686372"/>
    <w:rsid w:val="00686528"/>
    <w:rsid w:val="00686BA0"/>
    <w:rsid w:val="0068741C"/>
    <w:rsid w:val="00687AB7"/>
    <w:rsid w:val="00687C81"/>
    <w:rsid w:val="00690A80"/>
    <w:rsid w:val="00690FA5"/>
    <w:rsid w:val="006919D9"/>
    <w:rsid w:val="00691C17"/>
    <w:rsid w:val="006935E7"/>
    <w:rsid w:val="006938CE"/>
    <w:rsid w:val="0069509C"/>
    <w:rsid w:val="00695826"/>
    <w:rsid w:val="00695F1B"/>
    <w:rsid w:val="00697271"/>
    <w:rsid w:val="006973D3"/>
    <w:rsid w:val="006977AE"/>
    <w:rsid w:val="006A0F6D"/>
    <w:rsid w:val="006A1968"/>
    <w:rsid w:val="006A1BF8"/>
    <w:rsid w:val="006A1CAE"/>
    <w:rsid w:val="006A2EAF"/>
    <w:rsid w:val="006A4874"/>
    <w:rsid w:val="006A49F8"/>
    <w:rsid w:val="006A4B1A"/>
    <w:rsid w:val="006A4FD0"/>
    <w:rsid w:val="006A63D1"/>
    <w:rsid w:val="006A6527"/>
    <w:rsid w:val="006A6C33"/>
    <w:rsid w:val="006A6C5C"/>
    <w:rsid w:val="006A6DE7"/>
    <w:rsid w:val="006A7366"/>
    <w:rsid w:val="006B0704"/>
    <w:rsid w:val="006B0D5C"/>
    <w:rsid w:val="006B0E6F"/>
    <w:rsid w:val="006B15BB"/>
    <w:rsid w:val="006B3C1B"/>
    <w:rsid w:val="006B5370"/>
    <w:rsid w:val="006B5666"/>
    <w:rsid w:val="006B61A0"/>
    <w:rsid w:val="006B6741"/>
    <w:rsid w:val="006B7340"/>
    <w:rsid w:val="006C1416"/>
    <w:rsid w:val="006C2C0C"/>
    <w:rsid w:val="006C3070"/>
    <w:rsid w:val="006C32E6"/>
    <w:rsid w:val="006C371B"/>
    <w:rsid w:val="006C3998"/>
    <w:rsid w:val="006C44E7"/>
    <w:rsid w:val="006C6213"/>
    <w:rsid w:val="006C6753"/>
    <w:rsid w:val="006D1504"/>
    <w:rsid w:val="006D158A"/>
    <w:rsid w:val="006D4381"/>
    <w:rsid w:val="006D518A"/>
    <w:rsid w:val="006D593E"/>
    <w:rsid w:val="006D6346"/>
    <w:rsid w:val="006D7C9C"/>
    <w:rsid w:val="006E0170"/>
    <w:rsid w:val="006E1135"/>
    <w:rsid w:val="006E1753"/>
    <w:rsid w:val="006E294C"/>
    <w:rsid w:val="006E530B"/>
    <w:rsid w:val="006F08ED"/>
    <w:rsid w:val="006F1B99"/>
    <w:rsid w:val="006F1DF7"/>
    <w:rsid w:val="006F2C80"/>
    <w:rsid w:val="006F33E3"/>
    <w:rsid w:val="006F427A"/>
    <w:rsid w:val="006F42B8"/>
    <w:rsid w:val="006F4C2C"/>
    <w:rsid w:val="006F61B7"/>
    <w:rsid w:val="006F68BB"/>
    <w:rsid w:val="00701D7B"/>
    <w:rsid w:val="00702BEB"/>
    <w:rsid w:val="0070387F"/>
    <w:rsid w:val="007040EA"/>
    <w:rsid w:val="007043A7"/>
    <w:rsid w:val="00704C50"/>
    <w:rsid w:val="0070536D"/>
    <w:rsid w:val="0070610E"/>
    <w:rsid w:val="007066AD"/>
    <w:rsid w:val="007066C9"/>
    <w:rsid w:val="0070684E"/>
    <w:rsid w:val="00706AF6"/>
    <w:rsid w:val="007074B9"/>
    <w:rsid w:val="00710630"/>
    <w:rsid w:val="00711417"/>
    <w:rsid w:val="00713E89"/>
    <w:rsid w:val="00713FB1"/>
    <w:rsid w:val="007164F3"/>
    <w:rsid w:val="00716C3D"/>
    <w:rsid w:val="007175BC"/>
    <w:rsid w:val="00717F70"/>
    <w:rsid w:val="0072001B"/>
    <w:rsid w:val="00720C2C"/>
    <w:rsid w:val="007211EF"/>
    <w:rsid w:val="007212D2"/>
    <w:rsid w:val="00721637"/>
    <w:rsid w:val="00721DA6"/>
    <w:rsid w:val="007232BA"/>
    <w:rsid w:val="007233B0"/>
    <w:rsid w:val="007237E7"/>
    <w:rsid w:val="00724015"/>
    <w:rsid w:val="00724C8F"/>
    <w:rsid w:val="00725087"/>
    <w:rsid w:val="00726190"/>
    <w:rsid w:val="007261F0"/>
    <w:rsid w:val="0072628A"/>
    <w:rsid w:val="00726BAB"/>
    <w:rsid w:val="00726DA0"/>
    <w:rsid w:val="00727589"/>
    <w:rsid w:val="00727E14"/>
    <w:rsid w:val="00731F3E"/>
    <w:rsid w:val="007325C1"/>
    <w:rsid w:val="00732DD7"/>
    <w:rsid w:val="007339BE"/>
    <w:rsid w:val="00733DC0"/>
    <w:rsid w:val="007349F0"/>
    <w:rsid w:val="00734F3D"/>
    <w:rsid w:val="00734F4E"/>
    <w:rsid w:val="0073541A"/>
    <w:rsid w:val="00736E16"/>
    <w:rsid w:val="007401AB"/>
    <w:rsid w:val="00740379"/>
    <w:rsid w:val="00740D42"/>
    <w:rsid w:val="00741E2B"/>
    <w:rsid w:val="00741E9D"/>
    <w:rsid w:val="00744A71"/>
    <w:rsid w:val="007454AD"/>
    <w:rsid w:val="007461A4"/>
    <w:rsid w:val="00746544"/>
    <w:rsid w:val="007465E7"/>
    <w:rsid w:val="00747626"/>
    <w:rsid w:val="007478DE"/>
    <w:rsid w:val="00750E52"/>
    <w:rsid w:val="007512CD"/>
    <w:rsid w:val="00751DF4"/>
    <w:rsid w:val="007527C2"/>
    <w:rsid w:val="00752ED7"/>
    <w:rsid w:val="007539D3"/>
    <w:rsid w:val="00754977"/>
    <w:rsid w:val="00754BF3"/>
    <w:rsid w:val="007551B2"/>
    <w:rsid w:val="00757228"/>
    <w:rsid w:val="00757DFA"/>
    <w:rsid w:val="0076075A"/>
    <w:rsid w:val="00760C40"/>
    <w:rsid w:val="00760F50"/>
    <w:rsid w:val="007626D4"/>
    <w:rsid w:val="00762964"/>
    <w:rsid w:val="00763EB8"/>
    <w:rsid w:val="007642E9"/>
    <w:rsid w:val="007645F0"/>
    <w:rsid w:val="00764AC6"/>
    <w:rsid w:val="0076502F"/>
    <w:rsid w:val="00765D50"/>
    <w:rsid w:val="00765E11"/>
    <w:rsid w:val="00766871"/>
    <w:rsid w:val="007669D8"/>
    <w:rsid w:val="00766B24"/>
    <w:rsid w:val="00766DEA"/>
    <w:rsid w:val="007677CD"/>
    <w:rsid w:val="00767D18"/>
    <w:rsid w:val="00771235"/>
    <w:rsid w:val="0077183F"/>
    <w:rsid w:val="00771EB4"/>
    <w:rsid w:val="00772047"/>
    <w:rsid w:val="00772DA6"/>
    <w:rsid w:val="00773760"/>
    <w:rsid w:val="007741F3"/>
    <w:rsid w:val="00774AE6"/>
    <w:rsid w:val="007807BE"/>
    <w:rsid w:val="00781A3F"/>
    <w:rsid w:val="00782258"/>
    <w:rsid w:val="0078293C"/>
    <w:rsid w:val="0078349E"/>
    <w:rsid w:val="00786390"/>
    <w:rsid w:val="00786FCC"/>
    <w:rsid w:val="007876CE"/>
    <w:rsid w:val="0079030A"/>
    <w:rsid w:val="00791BAE"/>
    <w:rsid w:val="007937E2"/>
    <w:rsid w:val="0079675B"/>
    <w:rsid w:val="00796C6A"/>
    <w:rsid w:val="007970F6"/>
    <w:rsid w:val="007A011B"/>
    <w:rsid w:val="007A13D5"/>
    <w:rsid w:val="007A147B"/>
    <w:rsid w:val="007A17E8"/>
    <w:rsid w:val="007A17EC"/>
    <w:rsid w:val="007A26E2"/>
    <w:rsid w:val="007A2E6E"/>
    <w:rsid w:val="007A314F"/>
    <w:rsid w:val="007A36D8"/>
    <w:rsid w:val="007A3EEB"/>
    <w:rsid w:val="007A470D"/>
    <w:rsid w:val="007A5460"/>
    <w:rsid w:val="007A5722"/>
    <w:rsid w:val="007A61B9"/>
    <w:rsid w:val="007A6567"/>
    <w:rsid w:val="007A7B59"/>
    <w:rsid w:val="007B261A"/>
    <w:rsid w:val="007B564D"/>
    <w:rsid w:val="007B7005"/>
    <w:rsid w:val="007B7BE6"/>
    <w:rsid w:val="007B7CDA"/>
    <w:rsid w:val="007C00EB"/>
    <w:rsid w:val="007C1709"/>
    <w:rsid w:val="007C1D7F"/>
    <w:rsid w:val="007C2357"/>
    <w:rsid w:val="007C2D6F"/>
    <w:rsid w:val="007C3E4C"/>
    <w:rsid w:val="007C445A"/>
    <w:rsid w:val="007C4555"/>
    <w:rsid w:val="007C458B"/>
    <w:rsid w:val="007C4C4E"/>
    <w:rsid w:val="007C4D46"/>
    <w:rsid w:val="007C5686"/>
    <w:rsid w:val="007C587B"/>
    <w:rsid w:val="007C7CCE"/>
    <w:rsid w:val="007C7F9F"/>
    <w:rsid w:val="007D078B"/>
    <w:rsid w:val="007D1FF7"/>
    <w:rsid w:val="007D2C9F"/>
    <w:rsid w:val="007D2CB1"/>
    <w:rsid w:val="007D489B"/>
    <w:rsid w:val="007D4996"/>
    <w:rsid w:val="007D5108"/>
    <w:rsid w:val="007D591A"/>
    <w:rsid w:val="007D5A32"/>
    <w:rsid w:val="007D655C"/>
    <w:rsid w:val="007D6A10"/>
    <w:rsid w:val="007D6ADB"/>
    <w:rsid w:val="007D6D78"/>
    <w:rsid w:val="007D7E1C"/>
    <w:rsid w:val="007E0575"/>
    <w:rsid w:val="007E2704"/>
    <w:rsid w:val="007E2812"/>
    <w:rsid w:val="007E458E"/>
    <w:rsid w:val="007E5777"/>
    <w:rsid w:val="007E5B74"/>
    <w:rsid w:val="007E5E98"/>
    <w:rsid w:val="007E6658"/>
    <w:rsid w:val="007E682C"/>
    <w:rsid w:val="007F069C"/>
    <w:rsid w:val="007F0ABA"/>
    <w:rsid w:val="007F0CD3"/>
    <w:rsid w:val="007F1638"/>
    <w:rsid w:val="007F1B4F"/>
    <w:rsid w:val="007F1E94"/>
    <w:rsid w:val="007F2394"/>
    <w:rsid w:val="007F2B85"/>
    <w:rsid w:val="007F3D2C"/>
    <w:rsid w:val="007F4D37"/>
    <w:rsid w:val="007F6FDD"/>
    <w:rsid w:val="007F7524"/>
    <w:rsid w:val="00800492"/>
    <w:rsid w:val="00801F4B"/>
    <w:rsid w:val="0080301E"/>
    <w:rsid w:val="00810098"/>
    <w:rsid w:val="00810ED0"/>
    <w:rsid w:val="0081193E"/>
    <w:rsid w:val="00811D6C"/>
    <w:rsid w:val="008127A5"/>
    <w:rsid w:val="00813102"/>
    <w:rsid w:val="00815429"/>
    <w:rsid w:val="008162BC"/>
    <w:rsid w:val="008175A5"/>
    <w:rsid w:val="00820016"/>
    <w:rsid w:val="00821053"/>
    <w:rsid w:val="00821500"/>
    <w:rsid w:val="00822635"/>
    <w:rsid w:val="008243D2"/>
    <w:rsid w:val="008250A8"/>
    <w:rsid w:val="00825DB4"/>
    <w:rsid w:val="008265C8"/>
    <w:rsid w:val="00826D4C"/>
    <w:rsid w:val="0082794B"/>
    <w:rsid w:val="00831021"/>
    <w:rsid w:val="00831B23"/>
    <w:rsid w:val="0083291C"/>
    <w:rsid w:val="00832CC0"/>
    <w:rsid w:val="008339AE"/>
    <w:rsid w:val="00833A95"/>
    <w:rsid w:val="00835A6E"/>
    <w:rsid w:val="00835BD4"/>
    <w:rsid w:val="00835DEE"/>
    <w:rsid w:val="00840695"/>
    <w:rsid w:val="008406A7"/>
    <w:rsid w:val="00840AC1"/>
    <w:rsid w:val="00840DBA"/>
    <w:rsid w:val="00841B93"/>
    <w:rsid w:val="008427B8"/>
    <w:rsid w:val="00842889"/>
    <w:rsid w:val="00842DC9"/>
    <w:rsid w:val="00843426"/>
    <w:rsid w:val="00843995"/>
    <w:rsid w:val="0084406D"/>
    <w:rsid w:val="008442AA"/>
    <w:rsid w:val="00844FAD"/>
    <w:rsid w:val="00845CBC"/>
    <w:rsid w:val="00845CDC"/>
    <w:rsid w:val="00846E07"/>
    <w:rsid w:val="008471D1"/>
    <w:rsid w:val="00847839"/>
    <w:rsid w:val="00850502"/>
    <w:rsid w:val="00850B8A"/>
    <w:rsid w:val="008533FF"/>
    <w:rsid w:val="00854FA9"/>
    <w:rsid w:val="00856719"/>
    <w:rsid w:val="00857737"/>
    <w:rsid w:val="0085793F"/>
    <w:rsid w:val="00857CB9"/>
    <w:rsid w:val="00860368"/>
    <w:rsid w:val="0086151F"/>
    <w:rsid w:val="00861DE9"/>
    <w:rsid w:val="00861E2F"/>
    <w:rsid w:val="0086268B"/>
    <w:rsid w:val="0086274A"/>
    <w:rsid w:val="008629F0"/>
    <w:rsid w:val="00862F57"/>
    <w:rsid w:val="008646F3"/>
    <w:rsid w:val="00865230"/>
    <w:rsid w:val="0086587A"/>
    <w:rsid w:val="008665F9"/>
    <w:rsid w:val="00867251"/>
    <w:rsid w:val="0086781B"/>
    <w:rsid w:val="008708D4"/>
    <w:rsid w:val="00871862"/>
    <w:rsid w:val="008738BC"/>
    <w:rsid w:val="00874313"/>
    <w:rsid w:val="00875285"/>
    <w:rsid w:val="00876897"/>
    <w:rsid w:val="00876B7C"/>
    <w:rsid w:val="00876C80"/>
    <w:rsid w:val="00876C92"/>
    <w:rsid w:val="00877960"/>
    <w:rsid w:val="00880A9E"/>
    <w:rsid w:val="0088173D"/>
    <w:rsid w:val="00881AB4"/>
    <w:rsid w:val="00881EE7"/>
    <w:rsid w:val="0088256E"/>
    <w:rsid w:val="0088390B"/>
    <w:rsid w:val="00883BA0"/>
    <w:rsid w:val="00884761"/>
    <w:rsid w:val="0088485E"/>
    <w:rsid w:val="00884DEA"/>
    <w:rsid w:val="00884F3C"/>
    <w:rsid w:val="008856B4"/>
    <w:rsid w:val="00890264"/>
    <w:rsid w:val="00890860"/>
    <w:rsid w:val="00890DF2"/>
    <w:rsid w:val="00891AA4"/>
    <w:rsid w:val="00891BB6"/>
    <w:rsid w:val="0089215E"/>
    <w:rsid w:val="00892631"/>
    <w:rsid w:val="00892909"/>
    <w:rsid w:val="00892CAF"/>
    <w:rsid w:val="00893126"/>
    <w:rsid w:val="00896197"/>
    <w:rsid w:val="008A0BAF"/>
    <w:rsid w:val="008A13B9"/>
    <w:rsid w:val="008A17F9"/>
    <w:rsid w:val="008A1B27"/>
    <w:rsid w:val="008A3957"/>
    <w:rsid w:val="008A3C85"/>
    <w:rsid w:val="008A3D86"/>
    <w:rsid w:val="008A4116"/>
    <w:rsid w:val="008A4969"/>
    <w:rsid w:val="008A521F"/>
    <w:rsid w:val="008A5256"/>
    <w:rsid w:val="008A53C2"/>
    <w:rsid w:val="008A55B0"/>
    <w:rsid w:val="008A648C"/>
    <w:rsid w:val="008A667E"/>
    <w:rsid w:val="008A76F9"/>
    <w:rsid w:val="008A7C7E"/>
    <w:rsid w:val="008A7E89"/>
    <w:rsid w:val="008B0F42"/>
    <w:rsid w:val="008B239E"/>
    <w:rsid w:val="008B288B"/>
    <w:rsid w:val="008B2B21"/>
    <w:rsid w:val="008B3685"/>
    <w:rsid w:val="008B3937"/>
    <w:rsid w:val="008B3938"/>
    <w:rsid w:val="008B3E87"/>
    <w:rsid w:val="008B3FA2"/>
    <w:rsid w:val="008B5616"/>
    <w:rsid w:val="008B59F8"/>
    <w:rsid w:val="008B5A6C"/>
    <w:rsid w:val="008C30F4"/>
    <w:rsid w:val="008C39F7"/>
    <w:rsid w:val="008C3F2C"/>
    <w:rsid w:val="008C50A1"/>
    <w:rsid w:val="008C63EF"/>
    <w:rsid w:val="008C6C09"/>
    <w:rsid w:val="008C6EA5"/>
    <w:rsid w:val="008D1617"/>
    <w:rsid w:val="008D19D1"/>
    <w:rsid w:val="008D1B83"/>
    <w:rsid w:val="008D1EBD"/>
    <w:rsid w:val="008D353F"/>
    <w:rsid w:val="008D3E0F"/>
    <w:rsid w:val="008D431B"/>
    <w:rsid w:val="008D4338"/>
    <w:rsid w:val="008D4AB9"/>
    <w:rsid w:val="008D5547"/>
    <w:rsid w:val="008D57C4"/>
    <w:rsid w:val="008D6D22"/>
    <w:rsid w:val="008D73A8"/>
    <w:rsid w:val="008D7C6F"/>
    <w:rsid w:val="008E0875"/>
    <w:rsid w:val="008E142E"/>
    <w:rsid w:val="008E149B"/>
    <w:rsid w:val="008E1905"/>
    <w:rsid w:val="008E1F66"/>
    <w:rsid w:val="008E20E7"/>
    <w:rsid w:val="008E220D"/>
    <w:rsid w:val="008E2912"/>
    <w:rsid w:val="008E5EF9"/>
    <w:rsid w:val="008F189C"/>
    <w:rsid w:val="008F4A9B"/>
    <w:rsid w:val="008F5A52"/>
    <w:rsid w:val="008F641F"/>
    <w:rsid w:val="008F7658"/>
    <w:rsid w:val="00900B98"/>
    <w:rsid w:val="00900FAA"/>
    <w:rsid w:val="00901187"/>
    <w:rsid w:val="009012FB"/>
    <w:rsid w:val="009014BA"/>
    <w:rsid w:val="009017CD"/>
    <w:rsid w:val="00901DB4"/>
    <w:rsid w:val="00901E68"/>
    <w:rsid w:val="00902117"/>
    <w:rsid w:val="009050D3"/>
    <w:rsid w:val="00905FAC"/>
    <w:rsid w:val="0090674B"/>
    <w:rsid w:val="00907764"/>
    <w:rsid w:val="009118AD"/>
    <w:rsid w:val="00912A8A"/>
    <w:rsid w:val="00914792"/>
    <w:rsid w:val="009149C1"/>
    <w:rsid w:val="009162ED"/>
    <w:rsid w:val="0091774A"/>
    <w:rsid w:val="00920354"/>
    <w:rsid w:val="009206E0"/>
    <w:rsid w:val="00920E7F"/>
    <w:rsid w:val="00921DDE"/>
    <w:rsid w:val="009231A3"/>
    <w:rsid w:val="009235CC"/>
    <w:rsid w:val="00924502"/>
    <w:rsid w:val="009251BE"/>
    <w:rsid w:val="00925D48"/>
    <w:rsid w:val="00926A2C"/>
    <w:rsid w:val="00926A4C"/>
    <w:rsid w:val="00927370"/>
    <w:rsid w:val="009278C5"/>
    <w:rsid w:val="00927C3E"/>
    <w:rsid w:val="00927C84"/>
    <w:rsid w:val="00927EAA"/>
    <w:rsid w:val="00930364"/>
    <w:rsid w:val="00931C2F"/>
    <w:rsid w:val="0093280C"/>
    <w:rsid w:val="00932E01"/>
    <w:rsid w:val="009336BE"/>
    <w:rsid w:val="009346C0"/>
    <w:rsid w:val="00935B28"/>
    <w:rsid w:val="00940F88"/>
    <w:rsid w:val="0094289A"/>
    <w:rsid w:val="009445F6"/>
    <w:rsid w:val="00944FD3"/>
    <w:rsid w:val="00945037"/>
    <w:rsid w:val="00945EE2"/>
    <w:rsid w:val="00947BE3"/>
    <w:rsid w:val="00951A3A"/>
    <w:rsid w:val="00951E26"/>
    <w:rsid w:val="009545B1"/>
    <w:rsid w:val="0095541A"/>
    <w:rsid w:val="0095566E"/>
    <w:rsid w:val="00955E5F"/>
    <w:rsid w:val="00955E79"/>
    <w:rsid w:val="00957598"/>
    <w:rsid w:val="009601CF"/>
    <w:rsid w:val="00960E42"/>
    <w:rsid w:val="00961140"/>
    <w:rsid w:val="00961CB1"/>
    <w:rsid w:val="00961CD2"/>
    <w:rsid w:val="00961FA7"/>
    <w:rsid w:val="00962C2F"/>
    <w:rsid w:val="00964A14"/>
    <w:rsid w:val="00965DFC"/>
    <w:rsid w:val="0096672E"/>
    <w:rsid w:val="00967586"/>
    <w:rsid w:val="009709E1"/>
    <w:rsid w:val="00970D3B"/>
    <w:rsid w:val="00971766"/>
    <w:rsid w:val="0097310E"/>
    <w:rsid w:val="00973437"/>
    <w:rsid w:val="00973B96"/>
    <w:rsid w:val="009760D5"/>
    <w:rsid w:val="00976911"/>
    <w:rsid w:val="009806A2"/>
    <w:rsid w:val="0098238F"/>
    <w:rsid w:val="0098388D"/>
    <w:rsid w:val="00985509"/>
    <w:rsid w:val="009858A6"/>
    <w:rsid w:val="00986800"/>
    <w:rsid w:val="0098775F"/>
    <w:rsid w:val="0099064E"/>
    <w:rsid w:val="00990F13"/>
    <w:rsid w:val="009914BE"/>
    <w:rsid w:val="009914E4"/>
    <w:rsid w:val="00992095"/>
    <w:rsid w:val="00992687"/>
    <w:rsid w:val="009955DC"/>
    <w:rsid w:val="009961A5"/>
    <w:rsid w:val="009961B1"/>
    <w:rsid w:val="00997202"/>
    <w:rsid w:val="009A0135"/>
    <w:rsid w:val="009A0CC9"/>
    <w:rsid w:val="009A2812"/>
    <w:rsid w:val="009A29AA"/>
    <w:rsid w:val="009A2B9E"/>
    <w:rsid w:val="009A367D"/>
    <w:rsid w:val="009A3A98"/>
    <w:rsid w:val="009A3C1E"/>
    <w:rsid w:val="009A3EDD"/>
    <w:rsid w:val="009A5F3B"/>
    <w:rsid w:val="009A647C"/>
    <w:rsid w:val="009A6A23"/>
    <w:rsid w:val="009A7E1E"/>
    <w:rsid w:val="009B0339"/>
    <w:rsid w:val="009B223A"/>
    <w:rsid w:val="009B32A2"/>
    <w:rsid w:val="009B3B9A"/>
    <w:rsid w:val="009B4411"/>
    <w:rsid w:val="009B4452"/>
    <w:rsid w:val="009B5E26"/>
    <w:rsid w:val="009B6052"/>
    <w:rsid w:val="009B6406"/>
    <w:rsid w:val="009B74B1"/>
    <w:rsid w:val="009C18B2"/>
    <w:rsid w:val="009C2730"/>
    <w:rsid w:val="009C3A3E"/>
    <w:rsid w:val="009C3F4B"/>
    <w:rsid w:val="009C4440"/>
    <w:rsid w:val="009C45A9"/>
    <w:rsid w:val="009C55B4"/>
    <w:rsid w:val="009D13EF"/>
    <w:rsid w:val="009D1647"/>
    <w:rsid w:val="009D1921"/>
    <w:rsid w:val="009D2C28"/>
    <w:rsid w:val="009D2CB3"/>
    <w:rsid w:val="009D3C6B"/>
    <w:rsid w:val="009D5A82"/>
    <w:rsid w:val="009D5D53"/>
    <w:rsid w:val="009D7982"/>
    <w:rsid w:val="009E112D"/>
    <w:rsid w:val="009E12E7"/>
    <w:rsid w:val="009E14A1"/>
    <w:rsid w:val="009E2B84"/>
    <w:rsid w:val="009E2BC9"/>
    <w:rsid w:val="009E2F06"/>
    <w:rsid w:val="009E2FD3"/>
    <w:rsid w:val="009E3245"/>
    <w:rsid w:val="009E3301"/>
    <w:rsid w:val="009E4381"/>
    <w:rsid w:val="009E4C28"/>
    <w:rsid w:val="009E4F29"/>
    <w:rsid w:val="009E561F"/>
    <w:rsid w:val="009E62CF"/>
    <w:rsid w:val="009E7B51"/>
    <w:rsid w:val="009E7C93"/>
    <w:rsid w:val="009E7D3F"/>
    <w:rsid w:val="009F059C"/>
    <w:rsid w:val="009F0CE8"/>
    <w:rsid w:val="009F1BE2"/>
    <w:rsid w:val="009F2C3A"/>
    <w:rsid w:val="009F5396"/>
    <w:rsid w:val="009F61BF"/>
    <w:rsid w:val="009F7A44"/>
    <w:rsid w:val="00A003A5"/>
    <w:rsid w:val="00A00636"/>
    <w:rsid w:val="00A00802"/>
    <w:rsid w:val="00A0192A"/>
    <w:rsid w:val="00A01A4B"/>
    <w:rsid w:val="00A024FE"/>
    <w:rsid w:val="00A03883"/>
    <w:rsid w:val="00A04566"/>
    <w:rsid w:val="00A05259"/>
    <w:rsid w:val="00A056AF"/>
    <w:rsid w:val="00A06401"/>
    <w:rsid w:val="00A071FF"/>
    <w:rsid w:val="00A07E2A"/>
    <w:rsid w:val="00A11330"/>
    <w:rsid w:val="00A11549"/>
    <w:rsid w:val="00A12512"/>
    <w:rsid w:val="00A129EC"/>
    <w:rsid w:val="00A13C9A"/>
    <w:rsid w:val="00A1427C"/>
    <w:rsid w:val="00A14301"/>
    <w:rsid w:val="00A14EB3"/>
    <w:rsid w:val="00A1737E"/>
    <w:rsid w:val="00A17957"/>
    <w:rsid w:val="00A22FB5"/>
    <w:rsid w:val="00A25687"/>
    <w:rsid w:val="00A26D28"/>
    <w:rsid w:val="00A27EB3"/>
    <w:rsid w:val="00A30109"/>
    <w:rsid w:val="00A30AC1"/>
    <w:rsid w:val="00A30FAF"/>
    <w:rsid w:val="00A320DD"/>
    <w:rsid w:val="00A336D2"/>
    <w:rsid w:val="00A3609D"/>
    <w:rsid w:val="00A36BDC"/>
    <w:rsid w:val="00A36ED5"/>
    <w:rsid w:val="00A37478"/>
    <w:rsid w:val="00A374AD"/>
    <w:rsid w:val="00A3764F"/>
    <w:rsid w:val="00A4078E"/>
    <w:rsid w:val="00A4081D"/>
    <w:rsid w:val="00A40B58"/>
    <w:rsid w:val="00A40C38"/>
    <w:rsid w:val="00A41156"/>
    <w:rsid w:val="00A4147A"/>
    <w:rsid w:val="00A42802"/>
    <w:rsid w:val="00A42844"/>
    <w:rsid w:val="00A42847"/>
    <w:rsid w:val="00A42BE3"/>
    <w:rsid w:val="00A4313B"/>
    <w:rsid w:val="00A4341E"/>
    <w:rsid w:val="00A435E5"/>
    <w:rsid w:val="00A43E16"/>
    <w:rsid w:val="00A4482C"/>
    <w:rsid w:val="00A44FF7"/>
    <w:rsid w:val="00A45771"/>
    <w:rsid w:val="00A47B74"/>
    <w:rsid w:val="00A4CA10"/>
    <w:rsid w:val="00A50B91"/>
    <w:rsid w:val="00A51384"/>
    <w:rsid w:val="00A51AD7"/>
    <w:rsid w:val="00A52ED7"/>
    <w:rsid w:val="00A54977"/>
    <w:rsid w:val="00A55C67"/>
    <w:rsid w:val="00A6081E"/>
    <w:rsid w:val="00A61830"/>
    <w:rsid w:val="00A62A70"/>
    <w:rsid w:val="00A63F88"/>
    <w:rsid w:val="00A65859"/>
    <w:rsid w:val="00A66B87"/>
    <w:rsid w:val="00A67B69"/>
    <w:rsid w:val="00A721C6"/>
    <w:rsid w:val="00A721F8"/>
    <w:rsid w:val="00A73F79"/>
    <w:rsid w:val="00A747EC"/>
    <w:rsid w:val="00A7491E"/>
    <w:rsid w:val="00A74B95"/>
    <w:rsid w:val="00A75095"/>
    <w:rsid w:val="00A77DE7"/>
    <w:rsid w:val="00A8067D"/>
    <w:rsid w:val="00A81915"/>
    <w:rsid w:val="00A81A6D"/>
    <w:rsid w:val="00A81E19"/>
    <w:rsid w:val="00A82B20"/>
    <w:rsid w:val="00A84BC7"/>
    <w:rsid w:val="00A8509A"/>
    <w:rsid w:val="00A85360"/>
    <w:rsid w:val="00A859B8"/>
    <w:rsid w:val="00A870BC"/>
    <w:rsid w:val="00A8795C"/>
    <w:rsid w:val="00A87CB7"/>
    <w:rsid w:val="00A946E0"/>
    <w:rsid w:val="00A95743"/>
    <w:rsid w:val="00A958CF"/>
    <w:rsid w:val="00A96C05"/>
    <w:rsid w:val="00A96E28"/>
    <w:rsid w:val="00A971BE"/>
    <w:rsid w:val="00A9799C"/>
    <w:rsid w:val="00A97CCE"/>
    <w:rsid w:val="00AA0521"/>
    <w:rsid w:val="00AA0B80"/>
    <w:rsid w:val="00AA0BAD"/>
    <w:rsid w:val="00AA2FB0"/>
    <w:rsid w:val="00AA3D7B"/>
    <w:rsid w:val="00AA3EA2"/>
    <w:rsid w:val="00AA483A"/>
    <w:rsid w:val="00AA4932"/>
    <w:rsid w:val="00AA5B2D"/>
    <w:rsid w:val="00AA5F21"/>
    <w:rsid w:val="00AA7824"/>
    <w:rsid w:val="00AB13A1"/>
    <w:rsid w:val="00AB25DE"/>
    <w:rsid w:val="00AB296C"/>
    <w:rsid w:val="00AB4930"/>
    <w:rsid w:val="00AB55EA"/>
    <w:rsid w:val="00AB5858"/>
    <w:rsid w:val="00AB5D4F"/>
    <w:rsid w:val="00AB5F6B"/>
    <w:rsid w:val="00AB60F7"/>
    <w:rsid w:val="00AB71D2"/>
    <w:rsid w:val="00AB749D"/>
    <w:rsid w:val="00AB74DB"/>
    <w:rsid w:val="00AB793E"/>
    <w:rsid w:val="00AC04B0"/>
    <w:rsid w:val="00AC075A"/>
    <w:rsid w:val="00AC0770"/>
    <w:rsid w:val="00AC17FD"/>
    <w:rsid w:val="00AC1AEF"/>
    <w:rsid w:val="00AC1C57"/>
    <w:rsid w:val="00AC2635"/>
    <w:rsid w:val="00AC2975"/>
    <w:rsid w:val="00AC3F49"/>
    <w:rsid w:val="00AC4B2A"/>
    <w:rsid w:val="00AC4D77"/>
    <w:rsid w:val="00AC6515"/>
    <w:rsid w:val="00AD1F68"/>
    <w:rsid w:val="00AD295F"/>
    <w:rsid w:val="00AD33D7"/>
    <w:rsid w:val="00AD51D4"/>
    <w:rsid w:val="00AD5ADC"/>
    <w:rsid w:val="00AE155E"/>
    <w:rsid w:val="00AE244E"/>
    <w:rsid w:val="00AE2E22"/>
    <w:rsid w:val="00AE35D9"/>
    <w:rsid w:val="00AE4821"/>
    <w:rsid w:val="00AE7C24"/>
    <w:rsid w:val="00AF0421"/>
    <w:rsid w:val="00AF0AEC"/>
    <w:rsid w:val="00AF0BFE"/>
    <w:rsid w:val="00AF1C19"/>
    <w:rsid w:val="00AF34D8"/>
    <w:rsid w:val="00AF3791"/>
    <w:rsid w:val="00AF3A88"/>
    <w:rsid w:val="00AF3C2A"/>
    <w:rsid w:val="00AF4B74"/>
    <w:rsid w:val="00AF5CA5"/>
    <w:rsid w:val="00AF5CBA"/>
    <w:rsid w:val="00B003CE"/>
    <w:rsid w:val="00B00F45"/>
    <w:rsid w:val="00B0206C"/>
    <w:rsid w:val="00B03F0A"/>
    <w:rsid w:val="00B04432"/>
    <w:rsid w:val="00B04EAE"/>
    <w:rsid w:val="00B05329"/>
    <w:rsid w:val="00B05A53"/>
    <w:rsid w:val="00B06346"/>
    <w:rsid w:val="00B0721E"/>
    <w:rsid w:val="00B1023F"/>
    <w:rsid w:val="00B10C1E"/>
    <w:rsid w:val="00B11797"/>
    <w:rsid w:val="00B123CF"/>
    <w:rsid w:val="00B135C1"/>
    <w:rsid w:val="00B14DF6"/>
    <w:rsid w:val="00B1510B"/>
    <w:rsid w:val="00B153FD"/>
    <w:rsid w:val="00B16169"/>
    <w:rsid w:val="00B1653C"/>
    <w:rsid w:val="00B17093"/>
    <w:rsid w:val="00B20C3E"/>
    <w:rsid w:val="00B20C54"/>
    <w:rsid w:val="00B21C86"/>
    <w:rsid w:val="00B226C2"/>
    <w:rsid w:val="00B24946"/>
    <w:rsid w:val="00B24B5C"/>
    <w:rsid w:val="00B25F99"/>
    <w:rsid w:val="00B30B68"/>
    <w:rsid w:val="00B313B3"/>
    <w:rsid w:val="00B3238F"/>
    <w:rsid w:val="00B329AE"/>
    <w:rsid w:val="00B33086"/>
    <w:rsid w:val="00B33936"/>
    <w:rsid w:val="00B33E7C"/>
    <w:rsid w:val="00B34154"/>
    <w:rsid w:val="00B345C5"/>
    <w:rsid w:val="00B3467F"/>
    <w:rsid w:val="00B34C44"/>
    <w:rsid w:val="00B35C51"/>
    <w:rsid w:val="00B35F42"/>
    <w:rsid w:val="00B4048E"/>
    <w:rsid w:val="00B40609"/>
    <w:rsid w:val="00B409EA"/>
    <w:rsid w:val="00B40DFF"/>
    <w:rsid w:val="00B44FBA"/>
    <w:rsid w:val="00B45920"/>
    <w:rsid w:val="00B45A45"/>
    <w:rsid w:val="00B45B5A"/>
    <w:rsid w:val="00B45B73"/>
    <w:rsid w:val="00B45C64"/>
    <w:rsid w:val="00B464A7"/>
    <w:rsid w:val="00B46EAF"/>
    <w:rsid w:val="00B475E5"/>
    <w:rsid w:val="00B4782F"/>
    <w:rsid w:val="00B479DA"/>
    <w:rsid w:val="00B47A35"/>
    <w:rsid w:val="00B51E20"/>
    <w:rsid w:val="00B53098"/>
    <w:rsid w:val="00B53B58"/>
    <w:rsid w:val="00B5408C"/>
    <w:rsid w:val="00B5424E"/>
    <w:rsid w:val="00B54CC4"/>
    <w:rsid w:val="00B558B8"/>
    <w:rsid w:val="00B60079"/>
    <w:rsid w:val="00B6123A"/>
    <w:rsid w:val="00B61360"/>
    <w:rsid w:val="00B61B2E"/>
    <w:rsid w:val="00B61C08"/>
    <w:rsid w:val="00B61C89"/>
    <w:rsid w:val="00B61E2A"/>
    <w:rsid w:val="00B642AA"/>
    <w:rsid w:val="00B642F2"/>
    <w:rsid w:val="00B6442B"/>
    <w:rsid w:val="00B644BA"/>
    <w:rsid w:val="00B645AB"/>
    <w:rsid w:val="00B65862"/>
    <w:rsid w:val="00B666D3"/>
    <w:rsid w:val="00B6691B"/>
    <w:rsid w:val="00B66BC6"/>
    <w:rsid w:val="00B67B1A"/>
    <w:rsid w:val="00B7122D"/>
    <w:rsid w:val="00B71791"/>
    <w:rsid w:val="00B71A9E"/>
    <w:rsid w:val="00B71C68"/>
    <w:rsid w:val="00B71E8D"/>
    <w:rsid w:val="00B73139"/>
    <w:rsid w:val="00B73278"/>
    <w:rsid w:val="00B73300"/>
    <w:rsid w:val="00B744EB"/>
    <w:rsid w:val="00B745CA"/>
    <w:rsid w:val="00B7579E"/>
    <w:rsid w:val="00B761B8"/>
    <w:rsid w:val="00B76408"/>
    <w:rsid w:val="00B76CFF"/>
    <w:rsid w:val="00B77212"/>
    <w:rsid w:val="00B777FF"/>
    <w:rsid w:val="00B8133C"/>
    <w:rsid w:val="00B81397"/>
    <w:rsid w:val="00B81697"/>
    <w:rsid w:val="00B82006"/>
    <w:rsid w:val="00B82066"/>
    <w:rsid w:val="00B82AF0"/>
    <w:rsid w:val="00B82E8A"/>
    <w:rsid w:val="00B83137"/>
    <w:rsid w:val="00B870BD"/>
    <w:rsid w:val="00B90719"/>
    <w:rsid w:val="00B90A0C"/>
    <w:rsid w:val="00B93EA5"/>
    <w:rsid w:val="00B94A82"/>
    <w:rsid w:val="00B94E96"/>
    <w:rsid w:val="00B95856"/>
    <w:rsid w:val="00B97A21"/>
    <w:rsid w:val="00BA0A00"/>
    <w:rsid w:val="00BA10A1"/>
    <w:rsid w:val="00BA16AC"/>
    <w:rsid w:val="00BA16C7"/>
    <w:rsid w:val="00BA213C"/>
    <w:rsid w:val="00BA307E"/>
    <w:rsid w:val="00BA3201"/>
    <w:rsid w:val="00BA342F"/>
    <w:rsid w:val="00BA413F"/>
    <w:rsid w:val="00BA443A"/>
    <w:rsid w:val="00BA462C"/>
    <w:rsid w:val="00BA58C4"/>
    <w:rsid w:val="00BA5C65"/>
    <w:rsid w:val="00BA60A5"/>
    <w:rsid w:val="00BA6F08"/>
    <w:rsid w:val="00BA7EA3"/>
    <w:rsid w:val="00BB1A8A"/>
    <w:rsid w:val="00BB211E"/>
    <w:rsid w:val="00BB2BA7"/>
    <w:rsid w:val="00BB353B"/>
    <w:rsid w:val="00BB3605"/>
    <w:rsid w:val="00BB39D8"/>
    <w:rsid w:val="00BB439B"/>
    <w:rsid w:val="00BB5811"/>
    <w:rsid w:val="00BB699C"/>
    <w:rsid w:val="00BB7798"/>
    <w:rsid w:val="00BB7C62"/>
    <w:rsid w:val="00BC0370"/>
    <w:rsid w:val="00BC0D18"/>
    <w:rsid w:val="00BC1995"/>
    <w:rsid w:val="00BC3345"/>
    <w:rsid w:val="00BC334D"/>
    <w:rsid w:val="00BC5176"/>
    <w:rsid w:val="00BC6DCB"/>
    <w:rsid w:val="00BD1B82"/>
    <w:rsid w:val="00BD1F20"/>
    <w:rsid w:val="00BD2A3D"/>
    <w:rsid w:val="00BD30F5"/>
    <w:rsid w:val="00BD35BB"/>
    <w:rsid w:val="00BD3B5A"/>
    <w:rsid w:val="00BD44CF"/>
    <w:rsid w:val="00BD6036"/>
    <w:rsid w:val="00BD6E09"/>
    <w:rsid w:val="00BD6F01"/>
    <w:rsid w:val="00BE088C"/>
    <w:rsid w:val="00BE0A7A"/>
    <w:rsid w:val="00BE0C65"/>
    <w:rsid w:val="00BE1548"/>
    <w:rsid w:val="00BE1F84"/>
    <w:rsid w:val="00BE20F3"/>
    <w:rsid w:val="00BE2281"/>
    <w:rsid w:val="00BE2284"/>
    <w:rsid w:val="00BE2CDF"/>
    <w:rsid w:val="00BE32F0"/>
    <w:rsid w:val="00BE3A33"/>
    <w:rsid w:val="00BE5103"/>
    <w:rsid w:val="00BE738A"/>
    <w:rsid w:val="00BE7432"/>
    <w:rsid w:val="00BE7498"/>
    <w:rsid w:val="00BF0B06"/>
    <w:rsid w:val="00BF0C6C"/>
    <w:rsid w:val="00BF2D92"/>
    <w:rsid w:val="00BF3408"/>
    <w:rsid w:val="00BF3C72"/>
    <w:rsid w:val="00BF3E69"/>
    <w:rsid w:val="00BF5BE9"/>
    <w:rsid w:val="00BF6304"/>
    <w:rsid w:val="00C00414"/>
    <w:rsid w:val="00C019E0"/>
    <w:rsid w:val="00C0204A"/>
    <w:rsid w:val="00C02F81"/>
    <w:rsid w:val="00C0341A"/>
    <w:rsid w:val="00C042AC"/>
    <w:rsid w:val="00C051B1"/>
    <w:rsid w:val="00C053D7"/>
    <w:rsid w:val="00C06E49"/>
    <w:rsid w:val="00C07D20"/>
    <w:rsid w:val="00C07D3E"/>
    <w:rsid w:val="00C11F86"/>
    <w:rsid w:val="00C123B9"/>
    <w:rsid w:val="00C12CEF"/>
    <w:rsid w:val="00C12F84"/>
    <w:rsid w:val="00C13FAB"/>
    <w:rsid w:val="00C140B9"/>
    <w:rsid w:val="00C14967"/>
    <w:rsid w:val="00C14AED"/>
    <w:rsid w:val="00C14C7B"/>
    <w:rsid w:val="00C154A7"/>
    <w:rsid w:val="00C15BE4"/>
    <w:rsid w:val="00C16257"/>
    <w:rsid w:val="00C16941"/>
    <w:rsid w:val="00C21918"/>
    <w:rsid w:val="00C21B11"/>
    <w:rsid w:val="00C22544"/>
    <w:rsid w:val="00C251D5"/>
    <w:rsid w:val="00C25C9D"/>
    <w:rsid w:val="00C26554"/>
    <w:rsid w:val="00C26A91"/>
    <w:rsid w:val="00C26BEC"/>
    <w:rsid w:val="00C27392"/>
    <w:rsid w:val="00C2742E"/>
    <w:rsid w:val="00C308E6"/>
    <w:rsid w:val="00C32074"/>
    <w:rsid w:val="00C3225F"/>
    <w:rsid w:val="00C33B37"/>
    <w:rsid w:val="00C34AEC"/>
    <w:rsid w:val="00C35633"/>
    <w:rsid w:val="00C36BE8"/>
    <w:rsid w:val="00C40260"/>
    <w:rsid w:val="00C40942"/>
    <w:rsid w:val="00C411BE"/>
    <w:rsid w:val="00C41FC0"/>
    <w:rsid w:val="00C4203C"/>
    <w:rsid w:val="00C425FB"/>
    <w:rsid w:val="00C42E29"/>
    <w:rsid w:val="00C435FD"/>
    <w:rsid w:val="00C449E5"/>
    <w:rsid w:val="00C44D96"/>
    <w:rsid w:val="00C455ED"/>
    <w:rsid w:val="00C458F0"/>
    <w:rsid w:val="00C45DC7"/>
    <w:rsid w:val="00C45FCA"/>
    <w:rsid w:val="00C50B75"/>
    <w:rsid w:val="00C50EBA"/>
    <w:rsid w:val="00C51C12"/>
    <w:rsid w:val="00C51DB3"/>
    <w:rsid w:val="00C53934"/>
    <w:rsid w:val="00C54533"/>
    <w:rsid w:val="00C547D1"/>
    <w:rsid w:val="00C54D8C"/>
    <w:rsid w:val="00C54FD7"/>
    <w:rsid w:val="00C602D0"/>
    <w:rsid w:val="00C60A02"/>
    <w:rsid w:val="00C60C31"/>
    <w:rsid w:val="00C611BF"/>
    <w:rsid w:val="00C61547"/>
    <w:rsid w:val="00C6184A"/>
    <w:rsid w:val="00C62CDF"/>
    <w:rsid w:val="00C62D79"/>
    <w:rsid w:val="00C63394"/>
    <w:rsid w:val="00C63544"/>
    <w:rsid w:val="00C63E3C"/>
    <w:rsid w:val="00C63EAB"/>
    <w:rsid w:val="00C6431C"/>
    <w:rsid w:val="00C65757"/>
    <w:rsid w:val="00C65804"/>
    <w:rsid w:val="00C669BD"/>
    <w:rsid w:val="00C679C4"/>
    <w:rsid w:val="00C7259C"/>
    <w:rsid w:val="00C72AB6"/>
    <w:rsid w:val="00C73A5F"/>
    <w:rsid w:val="00C74670"/>
    <w:rsid w:val="00C749A2"/>
    <w:rsid w:val="00C74BC0"/>
    <w:rsid w:val="00C759EF"/>
    <w:rsid w:val="00C75BAC"/>
    <w:rsid w:val="00C77C63"/>
    <w:rsid w:val="00C77F0D"/>
    <w:rsid w:val="00C826D4"/>
    <w:rsid w:val="00C834BD"/>
    <w:rsid w:val="00C836BD"/>
    <w:rsid w:val="00C839FA"/>
    <w:rsid w:val="00C83E8F"/>
    <w:rsid w:val="00C84778"/>
    <w:rsid w:val="00C851BE"/>
    <w:rsid w:val="00C85A86"/>
    <w:rsid w:val="00C86A81"/>
    <w:rsid w:val="00C903D6"/>
    <w:rsid w:val="00C90D39"/>
    <w:rsid w:val="00C9137F"/>
    <w:rsid w:val="00C93104"/>
    <w:rsid w:val="00C93405"/>
    <w:rsid w:val="00C938DC"/>
    <w:rsid w:val="00C94399"/>
    <w:rsid w:val="00C949E6"/>
    <w:rsid w:val="00C94CFA"/>
    <w:rsid w:val="00C956AC"/>
    <w:rsid w:val="00C95BA0"/>
    <w:rsid w:val="00C965FB"/>
    <w:rsid w:val="00C96DF3"/>
    <w:rsid w:val="00C97EC4"/>
    <w:rsid w:val="00CA08E0"/>
    <w:rsid w:val="00CA15C0"/>
    <w:rsid w:val="00CA190F"/>
    <w:rsid w:val="00CA1974"/>
    <w:rsid w:val="00CA2675"/>
    <w:rsid w:val="00CA5F9F"/>
    <w:rsid w:val="00CA641A"/>
    <w:rsid w:val="00CA6993"/>
    <w:rsid w:val="00CA6A8C"/>
    <w:rsid w:val="00CA6BE2"/>
    <w:rsid w:val="00CA745C"/>
    <w:rsid w:val="00CB0524"/>
    <w:rsid w:val="00CB15D4"/>
    <w:rsid w:val="00CB2316"/>
    <w:rsid w:val="00CB2812"/>
    <w:rsid w:val="00CB2857"/>
    <w:rsid w:val="00CB2C21"/>
    <w:rsid w:val="00CB364E"/>
    <w:rsid w:val="00CB4F60"/>
    <w:rsid w:val="00CB510E"/>
    <w:rsid w:val="00CB547A"/>
    <w:rsid w:val="00CB5D4F"/>
    <w:rsid w:val="00CB60CD"/>
    <w:rsid w:val="00CB63E3"/>
    <w:rsid w:val="00CB68D7"/>
    <w:rsid w:val="00CB6DF2"/>
    <w:rsid w:val="00CB7B22"/>
    <w:rsid w:val="00CB7DFD"/>
    <w:rsid w:val="00CC0146"/>
    <w:rsid w:val="00CC075B"/>
    <w:rsid w:val="00CC0ACA"/>
    <w:rsid w:val="00CC0F09"/>
    <w:rsid w:val="00CC0F6D"/>
    <w:rsid w:val="00CC1330"/>
    <w:rsid w:val="00CC15B7"/>
    <w:rsid w:val="00CC321B"/>
    <w:rsid w:val="00CC4E33"/>
    <w:rsid w:val="00CC6646"/>
    <w:rsid w:val="00CD015D"/>
    <w:rsid w:val="00CD0A08"/>
    <w:rsid w:val="00CD0A95"/>
    <w:rsid w:val="00CD0BC9"/>
    <w:rsid w:val="00CD0BD3"/>
    <w:rsid w:val="00CD0E91"/>
    <w:rsid w:val="00CD1B37"/>
    <w:rsid w:val="00CD4CB5"/>
    <w:rsid w:val="00CD6F1F"/>
    <w:rsid w:val="00CE0368"/>
    <w:rsid w:val="00CE086B"/>
    <w:rsid w:val="00CE2C29"/>
    <w:rsid w:val="00CE3CAA"/>
    <w:rsid w:val="00CE497F"/>
    <w:rsid w:val="00CE59F5"/>
    <w:rsid w:val="00CE7479"/>
    <w:rsid w:val="00CE7580"/>
    <w:rsid w:val="00CE762B"/>
    <w:rsid w:val="00CE766C"/>
    <w:rsid w:val="00CE7CBE"/>
    <w:rsid w:val="00CF00E9"/>
    <w:rsid w:val="00CF11CF"/>
    <w:rsid w:val="00CF20EB"/>
    <w:rsid w:val="00CF313B"/>
    <w:rsid w:val="00CF3162"/>
    <w:rsid w:val="00CF5622"/>
    <w:rsid w:val="00CF5F0C"/>
    <w:rsid w:val="00CF6F81"/>
    <w:rsid w:val="00CF7D0E"/>
    <w:rsid w:val="00D0033F"/>
    <w:rsid w:val="00D00749"/>
    <w:rsid w:val="00D01900"/>
    <w:rsid w:val="00D01A83"/>
    <w:rsid w:val="00D01FAA"/>
    <w:rsid w:val="00D025ED"/>
    <w:rsid w:val="00D02F03"/>
    <w:rsid w:val="00D03C10"/>
    <w:rsid w:val="00D04520"/>
    <w:rsid w:val="00D04A89"/>
    <w:rsid w:val="00D04C7C"/>
    <w:rsid w:val="00D05A84"/>
    <w:rsid w:val="00D05CC5"/>
    <w:rsid w:val="00D070CE"/>
    <w:rsid w:val="00D07994"/>
    <w:rsid w:val="00D10302"/>
    <w:rsid w:val="00D107C5"/>
    <w:rsid w:val="00D108A5"/>
    <w:rsid w:val="00D111E9"/>
    <w:rsid w:val="00D11A91"/>
    <w:rsid w:val="00D12F3D"/>
    <w:rsid w:val="00D13AB8"/>
    <w:rsid w:val="00D13CB8"/>
    <w:rsid w:val="00D14489"/>
    <w:rsid w:val="00D206A1"/>
    <w:rsid w:val="00D209FA"/>
    <w:rsid w:val="00D21175"/>
    <w:rsid w:val="00D215B6"/>
    <w:rsid w:val="00D21B3C"/>
    <w:rsid w:val="00D21F16"/>
    <w:rsid w:val="00D228D0"/>
    <w:rsid w:val="00D229DC"/>
    <w:rsid w:val="00D22AB1"/>
    <w:rsid w:val="00D23824"/>
    <w:rsid w:val="00D238CE"/>
    <w:rsid w:val="00D24A40"/>
    <w:rsid w:val="00D24AAF"/>
    <w:rsid w:val="00D25047"/>
    <w:rsid w:val="00D25DE2"/>
    <w:rsid w:val="00D260FB"/>
    <w:rsid w:val="00D261A6"/>
    <w:rsid w:val="00D26B34"/>
    <w:rsid w:val="00D2739D"/>
    <w:rsid w:val="00D32503"/>
    <w:rsid w:val="00D325C2"/>
    <w:rsid w:val="00D33A34"/>
    <w:rsid w:val="00D35194"/>
    <w:rsid w:val="00D36735"/>
    <w:rsid w:val="00D36A7C"/>
    <w:rsid w:val="00D377FF"/>
    <w:rsid w:val="00D4184A"/>
    <w:rsid w:val="00D437D2"/>
    <w:rsid w:val="00D43D31"/>
    <w:rsid w:val="00D443A1"/>
    <w:rsid w:val="00D4564F"/>
    <w:rsid w:val="00D45E64"/>
    <w:rsid w:val="00D4645C"/>
    <w:rsid w:val="00D47D62"/>
    <w:rsid w:val="00D47D83"/>
    <w:rsid w:val="00D505F9"/>
    <w:rsid w:val="00D5150F"/>
    <w:rsid w:val="00D51595"/>
    <w:rsid w:val="00D5284B"/>
    <w:rsid w:val="00D52A42"/>
    <w:rsid w:val="00D54429"/>
    <w:rsid w:val="00D55F07"/>
    <w:rsid w:val="00D578DB"/>
    <w:rsid w:val="00D6140F"/>
    <w:rsid w:val="00D62FF5"/>
    <w:rsid w:val="00D636D8"/>
    <w:rsid w:val="00D64231"/>
    <w:rsid w:val="00D66E34"/>
    <w:rsid w:val="00D674CE"/>
    <w:rsid w:val="00D676E4"/>
    <w:rsid w:val="00D67C5D"/>
    <w:rsid w:val="00D72F25"/>
    <w:rsid w:val="00D733E3"/>
    <w:rsid w:val="00D74F99"/>
    <w:rsid w:val="00D75945"/>
    <w:rsid w:val="00D764A8"/>
    <w:rsid w:val="00D7698D"/>
    <w:rsid w:val="00D76E7C"/>
    <w:rsid w:val="00D77D13"/>
    <w:rsid w:val="00D8127E"/>
    <w:rsid w:val="00D8493E"/>
    <w:rsid w:val="00D85561"/>
    <w:rsid w:val="00D86360"/>
    <w:rsid w:val="00D863DC"/>
    <w:rsid w:val="00D86686"/>
    <w:rsid w:val="00D8737F"/>
    <w:rsid w:val="00D87E51"/>
    <w:rsid w:val="00D90844"/>
    <w:rsid w:val="00D90C34"/>
    <w:rsid w:val="00D916EF"/>
    <w:rsid w:val="00D920AD"/>
    <w:rsid w:val="00D9346A"/>
    <w:rsid w:val="00D954A2"/>
    <w:rsid w:val="00D9608F"/>
    <w:rsid w:val="00D97E4E"/>
    <w:rsid w:val="00D97F67"/>
    <w:rsid w:val="00DA125C"/>
    <w:rsid w:val="00DA161C"/>
    <w:rsid w:val="00DA1A29"/>
    <w:rsid w:val="00DA1A34"/>
    <w:rsid w:val="00DA1AA7"/>
    <w:rsid w:val="00DA2AE4"/>
    <w:rsid w:val="00DA4384"/>
    <w:rsid w:val="00DA4BC6"/>
    <w:rsid w:val="00DA5A23"/>
    <w:rsid w:val="00DA69D9"/>
    <w:rsid w:val="00DA7DBB"/>
    <w:rsid w:val="00DB0603"/>
    <w:rsid w:val="00DB10DB"/>
    <w:rsid w:val="00DB3D9A"/>
    <w:rsid w:val="00DB4142"/>
    <w:rsid w:val="00DB600A"/>
    <w:rsid w:val="00DB676E"/>
    <w:rsid w:val="00DB795F"/>
    <w:rsid w:val="00DC15B2"/>
    <w:rsid w:val="00DC1644"/>
    <w:rsid w:val="00DC5E1A"/>
    <w:rsid w:val="00DC7C6A"/>
    <w:rsid w:val="00DD0BC4"/>
    <w:rsid w:val="00DD0C82"/>
    <w:rsid w:val="00DD1B34"/>
    <w:rsid w:val="00DD3A03"/>
    <w:rsid w:val="00DD4072"/>
    <w:rsid w:val="00DD484D"/>
    <w:rsid w:val="00DD6439"/>
    <w:rsid w:val="00DD6AE5"/>
    <w:rsid w:val="00DD7F4A"/>
    <w:rsid w:val="00DE02D5"/>
    <w:rsid w:val="00DE059C"/>
    <w:rsid w:val="00DE0E2C"/>
    <w:rsid w:val="00DE19BB"/>
    <w:rsid w:val="00DE33A2"/>
    <w:rsid w:val="00DE3647"/>
    <w:rsid w:val="00DE36F6"/>
    <w:rsid w:val="00DE3B7F"/>
    <w:rsid w:val="00DE4BE6"/>
    <w:rsid w:val="00DE5DB2"/>
    <w:rsid w:val="00DE5E9E"/>
    <w:rsid w:val="00DE6764"/>
    <w:rsid w:val="00DF1A0D"/>
    <w:rsid w:val="00DF348C"/>
    <w:rsid w:val="00DF4E8D"/>
    <w:rsid w:val="00DF5401"/>
    <w:rsid w:val="00DF57FD"/>
    <w:rsid w:val="00DF60C8"/>
    <w:rsid w:val="00DF62D5"/>
    <w:rsid w:val="00DF6564"/>
    <w:rsid w:val="00DF6960"/>
    <w:rsid w:val="00DF6E2C"/>
    <w:rsid w:val="00DF76E1"/>
    <w:rsid w:val="00E00802"/>
    <w:rsid w:val="00E008CB"/>
    <w:rsid w:val="00E0166E"/>
    <w:rsid w:val="00E01AE8"/>
    <w:rsid w:val="00E020FD"/>
    <w:rsid w:val="00E03356"/>
    <w:rsid w:val="00E03544"/>
    <w:rsid w:val="00E0572F"/>
    <w:rsid w:val="00E067F8"/>
    <w:rsid w:val="00E07273"/>
    <w:rsid w:val="00E10AEE"/>
    <w:rsid w:val="00E144C8"/>
    <w:rsid w:val="00E14A19"/>
    <w:rsid w:val="00E14E27"/>
    <w:rsid w:val="00E160CF"/>
    <w:rsid w:val="00E175A3"/>
    <w:rsid w:val="00E17C5C"/>
    <w:rsid w:val="00E17E36"/>
    <w:rsid w:val="00E17EC3"/>
    <w:rsid w:val="00E20A74"/>
    <w:rsid w:val="00E21275"/>
    <w:rsid w:val="00E21498"/>
    <w:rsid w:val="00E22939"/>
    <w:rsid w:val="00E23644"/>
    <w:rsid w:val="00E23B4C"/>
    <w:rsid w:val="00E244CE"/>
    <w:rsid w:val="00E255FA"/>
    <w:rsid w:val="00E27214"/>
    <w:rsid w:val="00E27B29"/>
    <w:rsid w:val="00E27BE4"/>
    <w:rsid w:val="00E306D5"/>
    <w:rsid w:val="00E3092C"/>
    <w:rsid w:val="00E30AC4"/>
    <w:rsid w:val="00E3177D"/>
    <w:rsid w:val="00E34311"/>
    <w:rsid w:val="00E36E30"/>
    <w:rsid w:val="00E37419"/>
    <w:rsid w:val="00E37F53"/>
    <w:rsid w:val="00E405BE"/>
    <w:rsid w:val="00E43423"/>
    <w:rsid w:val="00E43C9A"/>
    <w:rsid w:val="00E44D80"/>
    <w:rsid w:val="00E46ADA"/>
    <w:rsid w:val="00E51C16"/>
    <w:rsid w:val="00E51E27"/>
    <w:rsid w:val="00E51F32"/>
    <w:rsid w:val="00E53336"/>
    <w:rsid w:val="00E54705"/>
    <w:rsid w:val="00E54DB8"/>
    <w:rsid w:val="00E56156"/>
    <w:rsid w:val="00E562D1"/>
    <w:rsid w:val="00E57466"/>
    <w:rsid w:val="00E6344B"/>
    <w:rsid w:val="00E63768"/>
    <w:rsid w:val="00E6415F"/>
    <w:rsid w:val="00E6534D"/>
    <w:rsid w:val="00E65772"/>
    <w:rsid w:val="00E65BED"/>
    <w:rsid w:val="00E66AD3"/>
    <w:rsid w:val="00E672F0"/>
    <w:rsid w:val="00E70087"/>
    <w:rsid w:val="00E70463"/>
    <w:rsid w:val="00E70508"/>
    <w:rsid w:val="00E70578"/>
    <w:rsid w:val="00E711B1"/>
    <w:rsid w:val="00E7139C"/>
    <w:rsid w:val="00E71993"/>
    <w:rsid w:val="00E72352"/>
    <w:rsid w:val="00E73F4F"/>
    <w:rsid w:val="00E74B92"/>
    <w:rsid w:val="00E75008"/>
    <w:rsid w:val="00E77F24"/>
    <w:rsid w:val="00E807F3"/>
    <w:rsid w:val="00E84CB7"/>
    <w:rsid w:val="00E8568E"/>
    <w:rsid w:val="00E85D22"/>
    <w:rsid w:val="00E8678C"/>
    <w:rsid w:val="00E878EB"/>
    <w:rsid w:val="00E87969"/>
    <w:rsid w:val="00E905A2"/>
    <w:rsid w:val="00E905F6"/>
    <w:rsid w:val="00E90764"/>
    <w:rsid w:val="00E90F8A"/>
    <w:rsid w:val="00E91810"/>
    <w:rsid w:val="00E91A5A"/>
    <w:rsid w:val="00E9202E"/>
    <w:rsid w:val="00E9279D"/>
    <w:rsid w:val="00E93D70"/>
    <w:rsid w:val="00E943B6"/>
    <w:rsid w:val="00E9512F"/>
    <w:rsid w:val="00E95B3A"/>
    <w:rsid w:val="00E95D53"/>
    <w:rsid w:val="00E96C93"/>
    <w:rsid w:val="00E96FE3"/>
    <w:rsid w:val="00E97A8D"/>
    <w:rsid w:val="00E97C1A"/>
    <w:rsid w:val="00E97D99"/>
    <w:rsid w:val="00EA04C3"/>
    <w:rsid w:val="00EA2AEE"/>
    <w:rsid w:val="00EA37EB"/>
    <w:rsid w:val="00EA4383"/>
    <w:rsid w:val="00EA47DC"/>
    <w:rsid w:val="00EA4B2D"/>
    <w:rsid w:val="00EA563D"/>
    <w:rsid w:val="00EA5CA4"/>
    <w:rsid w:val="00EA736D"/>
    <w:rsid w:val="00EA7AA9"/>
    <w:rsid w:val="00EA7AE7"/>
    <w:rsid w:val="00EB15AD"/>
    <w:rsid w:val="00EB1732"/>
    <w:rsid w:val="00EB33CB"/>
    <w:rsid w:val="00EB349E"/>
    <w:rsid w:val="00EB3648"/>
    <w:rsid w:val="00EB4004"/>
    <w:rsid w:val="00EB4BC7"/>
    <w:rsid w:val="00EB5446"/>
    <w:rsid w:val="00EB5555"/>
    <w:rsid w:val="00EB5689"/>
    <w:rsid w:val="00EB7B5C"/>
    <w:rsid w:val="00EB7D73"/>
    <w:rsid w:val="00EC067D"/>
    <w:rsid w:val="00EC155D"/>
    <w:rsid w:val="00EC1802"/>
    <w:rsid w:val="00EC1C09"/>
    <w:rsid w:val="00EC3299"/>
    <w:rsid w:val="00EC3562"/>
    <w:rsid w:val="00EC3B65"/>
    <w:rsid w:val="00EC4638"/>
    <w:rsid w:val="00EC5CEB"/>
    <w:rsid w:val="00EC6A7F"/>
    <w:rsid w:val="00EC6C99"/>
    <w:rsid w:val="00ED05D7"/>
    <w:rsid w:val="00ED102A"/>
    <w:rsid w:val="00ED21FC"/>
    <w:rsid w:val="00ED3A94"/>
    <w:rsid w:val="00ED4187"/>
    <w:rsid w:val="00ED41C6"/>
    <w:rsid w:val="00ED5959"/>
    <w:rsid w:val="00ED668A"/>
    <w:rsid w:val="00EE170F"/>
    <w:rsid w:val="00EE308F"/>
    <w:rsid w:val="00EE33B5"/>
    <w:rsid w:val="00EE3E7E"/>
    <w:rsid w:val="00EE40C1"/>
    <w:rsid w:val="00EE4366"/>
    <w:rsid w:val="00EE4CAF"/>
    <w:rsid w:val="00EE5047"/>
    <w:rsid w:val="00EE57E4"/>
    <w:rsid w:val="00EE621A"/>
    <w:rsid w:val="00EF14D5"/>
    <w:rsid w:val="00EF2480"/>
    <w:rsid w:val="00EF26C7"/>
    <w:rsid w:val="00EF2704"/>
    <w:rsid w:val="00EF2799"/>
    <w:rsid w:val="00EF484F"/>
    <w:rsid w:val="00EF48EA"/>
    <w:rsid w:val="00EF557F"/>
    <w:rsid w:val="00EF55D6"/>
    <w:rsid w:val="00EF56E5"/>
    <w:rsid w:val="00EF595D"/>
    <w:rsid w:val="00EF59F9"/>
    <w:rsid w:val="00EF674F"/>
    <w:rsid w:val="00EF6E32"/>
    <w:rsid w:val="00EF7D0B"/>
    <w:rsid w:val="00F00839"/>
    <w:rsid w:val="00F01371"/>
    <w:rsid w:val="00F0156A"/>
    <w:rsid w:val="00F01BEF"/>
    <w:rsid w:val="00F02903"/>
    <w:rsid w:val="00F038DC"/>
    <w:rsid w:val="00F04A3A"/>
    <w:rsid w:val="00F05A1A"/>
    <w:rsid w:val="00F05F97"/>
    <w:rsid w:val="00F06683"/>
    <w:rsid w:val="00F11A15"/>
    <w:rsid w:val="00F13356"/>
    <w:rsid w:val="00F134A6"/>
    <w:rsid w:val="00F15B25"/>
    <w:rsid w:val="00F164DB"/>
    <w:rsid w:val="00F166E8"/>
    <w:rsid w:val="00F16F7E"/>
    <w:rsid w:val="00F1775A"/>
    <w:rsid w:val="00F204CC"/>
    <w:rsid w:val="00F20B3F"/>
    <w:rsid w:val="00F20CD2"/>
    <w:rsid w:val="00F20E15"/>
    <w:rsid w:val="00F21BD2"/>
    <w:rsid w:val="00F22AF1"/>
    <w:rsid w:val="00F242D0"/>
    <w:rsid w:val="00F269DB"/>
    <w:rsid w:val="00F26A43"/>
    <w:rsid w:val="00F30243"/>
    <w:rsid w:val="00F310E4"/>
    <w:rsid w:val="00F3174B"/>
    <w:rsid w:val="00F31F7B"/>
    <w:rsid w:val="00F326A5"/>
    <w:rsid w:val="00F330C6"/>
    <w:rsid w:val="00F33210"/>
    <w:rsid w:val="00F33737"/>
    <w:rsid w:val="00F34CB2"/>
    <w:rsid w:val="00F356A4"/>
    <w:rsid w:val="00F35BCD"/>
    <w:rsid w:val="00F35E85"/>
    <w:rsid w:val="00F35EA1"/>
    <w:rsid w:val="00F36376"/>
    <w:rsid w:val="00F37300"/>
    <w:rsid w:val="00F407DC"/>
    <w:rsid w:val="00F40A01"/>
    <w:rsid w:val="00F440C9"/>
    <w:rsid w:val="00F45106"/>
    <w:rsid w:val="00F458EF"/>
    <w:rsid w:val="00F45D37"/>
    <w:rsid w:val="00F46DC0"/>
    <w:rsid w:val="00F46DCF"/>
    <w:rsid w:val="00F502B3"/>
    <w:rsid w:val="00F525FE"/>
    <w:rsid w:val="00F5266F"/>
    <w:rsid w:val="00F53345"/>
    <w:rsid w:val="00F53840"/>
    <w:rsid w:val="00F53DD1"/>
    <w:rsid w:val="00F547A8"/>
    <w:rsid w:val="00F56BC6"/>
    <w:rsid w:val="00F5724A"/>
    <w:rsid w:val="00F61079"/>
    <w:rsid w:val="00F618F7"/>
    <w:rsid w:val="00F61F8E"/>
    <w:rsid w:val="00F620BC"/>
    <w:rsid w:val="00F63171"/>
    <w:rsid w:val="00F63204"/>
    <w:rsid w:val="00F643E4"/>
    <w:rsid w:val="00F65967"/>
    <w:rsid w:val="00F7010B"/>
    <w:rsid w:val="00F74829"/>
    <w:rsid w:val="00F758F5"/>
    <w:rsid w:val="00F76198"/>
    <w:rsid w:val="00F762E7"/>
    <w:rsid w:val="00F775DA"/>
    <w:rsid w:val="00F80896"/>
    <w:rsid w:val="00F810FD"/>
    <w:rsid w:val="00F827BC"/>
    <w:rsid w:val="00F828A1"/>
    <w:rsid w:val="00F839FD"/>
    <w:rsid w:val="00F8446F"/>
    <w:rsid w:val="00F850B3"/>
    <w:rsid w:val="00F86039"/>
    <w:rsid w:val="00F87526"/>
    <w:rsid w:val="00F90423"/>
    <w:rsid w:val="00F90D3C"/>
    <w:rsid w:val="00F92B0C"/>
    <w:rsid w:val="00F9315A"/>
    <w:rsid w:val="00F9355C"/>
    <w:rsid w:val="00F9501C"/>
    <w:rsid w:val="00F95578"/>
    <w:rsid w:val="00F967C6"/>
    <w:rsid w:val="00F97439"/>
    <w:rsid w:val="00F97D42"/>
    <w:rsid w:val="00FA0FDE"/>
    <w:rsid w:val="00FA1E3B"/>
    <w:rsid w:val="00FA2D59"/>
    <w:rsid w:val="00FA3DFF"/>
    <w:rsid w:val="00FA448F"/>
    <w:rsid w:val="00FA64C5"/>
    <w:rsid w:val="00FA6CA1"/>
    <w:rsid w:val="00FA6CB6"/>
    <w:rsid w:val="00FB0777"/>
    <w:rsid w:val="00FB0C37"/>
    <w:rsid w:val="00FB1C66"/>
    <w:rsid w:val="00FB1DFC"/>
    <w:rsid w:val="00FB1F3D"/>
    <w:rsid w:val="00FB368F"/>
    <w:rsid w:val="00FB3926"/>
    <w:rsid w:val="00FB46BA"/>
    <w:rsid w:val="00FB6FFD"/>
    <w:rsid w:val="00FB71EF"/>
    <w:rsid w:val="00FB7294"/>
    <w:rsid w:val="00FB7887"/>
    <w:rsid w:val="00FC438C"/>
    <w:rsid w:val="00FC5276"/>
    <w:rsid w:val="00FC5ABE"/>
    <w:rsid w:val="00FC62A8"/>
    <w:rsid w:val="00FC660E"/>
    <w:rsid w:val="00FC68D3"/>
    <w:rsid w:val="00FC6A6E"/>
    <w:rsid w:val="00FD01A5"/>
    <w:rsid w:val="00FD035B"/>
    <w:rsid w:val="00FD1CC8"/>
    <w:rsid w:val="00FD1D01"/>
    <w:rsid w:val="00FD22EB"/>
    <w:rsid w:val="00FD2B88"/>
    <w:rsid w:val="00FD4353"/>
    <w:rsid w:val="00FD4C38"/>
    <w:rsid w:val="00FD4CE2"/>
    <w:rsid w:val="00FD4D66"/>
    <w:rsid w:val="00FD53F2"/>
    <w:rsid w:val="00FD633D"/>
    <w:rsid w:val="00FD6AE8"/>
    <w:rsid w:val="00FD7B77"/>
    <w:rsid w:val="00FE033C"/>
    <w:rsid w:val="00FE09A0"/>
    <w:rsid w:val="00FE0A19"/>
    <w:rsid w:val="00FE0C79"/>
    <w:rsid w:val="00FE18BD"/>
    <w:rsid w:val="00FE1F8B"/>
    <w:rsid w:val="00FE21E7"/>
    <w:rsid w:val="00FE2310"/>
    <w:rsid w:val="00FE4A11"/>
    <w:rsid w:val="00FE4D17"/>
    <w:rsid w:val="00FE5A63"/>
    <w:rsid w:val="00FE5B1A"/>
    <w:rsid w:val="00FE7692"/>
    <w:rsid w:val="00FE7793"/>
    <w:rsid w:val="00FE788A"/>
    <w:rsid w:val="00FE79E9"/>
    <w:rsid w:val="00FF0614"/>
    <w:rsid w:val="00FF2889"/>
    <w:rsid w:val="00FF2D09"/>
    <w:rsid w:val="00FF37CB"/>
    <w:rsid w:val="00FF44F6"/>
    <w:rsid w:val="00FF4757"/>
    <w:rsid w:val="00FF4A8A"/>
    <w:rsid w:val="00FF567D"/>
    <w:rsid w:val="00FF58CC"/>
    <w:rsid w:val="00FF5BCF"/>
    <w:rsid w:val="00FF6219"/>
    <w:rsid w:val="00FF681F"/>
    <w:rsid w:val="00FF723F"/>
    <w:rsid w:val="00FF7C58"/>
    <w:rsid w:val="01053F95"/>
    <w:rsid w:val="038DCBEF"/>
    <w:rsid w:val="04DA89B9"/>
    <w:rsid w:val="05947B14"/>
    <w:rsid w:val="05991593"/>
    <w:rsid w:val="05C24B29"/>
    <w:rsid w:val="06DA8804"/>
    <w:rsid w:val="07C67A53"/>
    <w:rsid w:val="0B2F2B60"/>
    <w:rsid w:val="0B8CC3E7"/>
    <w:rsid w:val="0BB0D1C4"/>
    <w:rsid w:val="0CD0C975"/>
    <w:rsid w:val="0CF1C504"/>
    <w:rsid w:val="106BD0ED"/>
    <w:rsid w:val="1088A525"/>
    <w:rsid w:val="10F8FB8D"/>
    <w:rsid w:val="11F3DCDC"/>
    <w:rsid w:val="1261F0B8"/>
    <w:rsid w:val="140075EE"/>
    <w:rsid w:val="15F0A1AB"/>
    <w:rsid w:val="173FDAC6"/>
    <w:rsid w:val="17C88816"/>
    <w:rsid w:val="17C93E84"/>
    <w:rsid w:val="17D2DEAA"/>
    <w:rsid w:val="17E508C0"/>
    <w:rsid w:val="1800CBE6"/>
    <w:rsid w:val="187FD0C2"/>
    <w:rsid w:val="1919ED6B"/>
    <w:rsid w:val="199F8BA9"/>
    <w:rsid w:val="1AE77D4C"/>
    <w:rsid w:val="1AF4BBD3"/>
    <w:rsid w:val="1B551E30"/>
    <w:rsid w:val="1BB986B7"/>
    <w:rsid w:val="1C692904"/>
    <w:rsid w:val="1C7E6F8B"/>
    <w:rsid w:val="1C963B5F"/>
    <w:rsid w:val="1D49404C"/>
    <w:rsid w:val="1DE57B6C"/>
    <w:rsid w:val="1DED6EBC"/>
    <w:rsid w:val="1E27B98C"/>
    <w:rsid w:val="1E6A1BDB"/>
    <w:rsid w:val="1EB81A55"/>
    <w:rsid w:val="1EFB64E6"/>
    <w:rsid w:val="1F6BFC09"/>
    <w:rsid w:val="1FB646D3"/>
    <w:rsid w:val="2081A939"/>
    <w:rsid w:val="21B8FCAF"/>
    <w:rsid w:val="23291B00"/>
    <w:rsid w:val="2367C822"/>
    <w:rsid w:val="23992DEA"/>
    <w:rsid w:val="24481643"/>
    <w:rsid w:val="249085A9"/>
    <w:rsid w:val="252EECE0"/>
    <w:rsid w:val="274EA4CE"/>
    <w:rsid w:val="2785798A"/>
    <w:rsid w:val="27D95E76"/>
    <w:rsid w:val="2898B883"/>
    <w:rsid w:val="28C3344D"/>
    <w:rsid w:val="29855D54"/>
    <w:rsid w:val="29EAB226"/>
    <w:rsid w:val="2AA73491"/>
    <w:rsid w:val="2AF9B1DE"/>
    <w:rsid w:val="2B21A8AB"/>
    <w:rsid w:val="2BAC7D41"/>
    <w:rsid w:val="2BC9AA01"/>
    <w:rsid w:val="2BDE9D0D"/>
    <w:rsid w:val="2C73600B"/>
    <w:rsid w:val="2D26C076"/>
    <w:rsid w:val="2D45FA43"/>
    <w:rsid w:val="2D4E3F91"/>
    <w:rsid w:val="2D8CF6D7"/>
    <w:rsid w:val="2DA2EA50"/>
    <w:rsid w:val="2DE85F0F"/>
    <w:rsid w:val="2DFA5415"/>
    <w:rsid w:val="2EA368FD"/>
    <w:rsid w:val="2FE5F711"/>
    <w:rsid w:val="3036139D"/>
    <w:rsid w:val="31040C56"/>
    <w:rsid w:val="31DDD39C"/>
    <w:rsid w:val="3331913D"/>
    <w:rsid w:val="33B0640C"/>
    <w:rsid w:val="34971E42"/>
    <w:rsid w:val="36F80828"/>
    <w:rsid w:val="3779314B"/>
    <w:rsid w:val="37EFC63E"/>
    <w:rsid w:val="39A82E34"/>
    <w:rsid w:val="3AB29D9C"/>
    <w:rsid w:val="3ACED306"/>
    <w:rsid w:val="3B3409AF"/>
    <w:rsid w:val="3C1ADDDD"/>
    <w:rsid w:val="3C20CDFF"/>
    <w:rsid w:val="3C765912"/>
    <w:rsid w:val="3D133682"/>
    <w:rsid w:val="3E16DA89"/>
    <w:rsid w:val="3EFB7A4C"/>
    <w:rsid w:val="3F26BA82"/>
    <w:rsid w:val="3FC15634"/>
    <w:rsid w:val="40363F47"/>
    <w:rsid w:val="413AB58D"/>
    <w:rsid w:val="4142F950"/>
    <w:rsid w:val="4262A76D"/>
    <w:rsid w:val="440995BD"/>
    <w:rsid w:val="4484CFBA"/>
    <w:rsid w:val="45181122"/>
    <w:rsid w:val="46088139"/>
    <w:rsid w:val="464A3688"/>
    <w:rsid w:val="4684A6CA"/>
    <w:rsid w:val="468C485B"/>
    <w:rsid w:val="47C9138B"/>
    <w:rsid w:val="4851282A"/>
    <w:rsid w:val="49220437"/>
    <w:rsid w:val="496923A8"/>
    <w:rsid w:val="4984DAD6"/>
    <w:rsid w:val="4A59CBF4"/>
    <w:rsid w:val="4B2333DF"/>
    <w:rsid w:val="4B6CCA52"/>
    <w:rsid w:val="4C116634"/>
    <w:rsid w:val="4C7A0953"/>
    <w:rsid w:val="4C886816"/>
    <w:rsid w:val="4C970065"/>
    <w:rsid w:val="4D07FE5F"/>
    <w:rsid w:val="4DB0CEE1"/>
    <w:rsid w:val="4DF7CD40"/>
    <w:rsid w:val="50D749AF"/>
    <w:rsid w:val="51840BA0"/>
    <w:rsid w:val="53068032"/>
    <w:rsid w:val="53636697"/>
    <w:rsid w:val="5396D056"/>
    <w:rsid w:val="53BBA3A0"/>
    <w:rsid w:val="54286B6E"/>
    <w:rsid w:val="54399F95"/>
    <w:rsid w:val="549C9AC4"/>
    <w:rsid w:val="54C44264"/>
    <w:rsid w:val="54F575B5"/>
    <w:rsid w:val="554E6E91"/>
    <w:rsid w:val="56540FC2"/>
    <w:rsid w:val="575D7B19"/>
    <w:rsid w:val="57CA8CFC"/>
    <w:rsid w:val="58F835E5"/>
    <w:rsid w:val="59330DEA"/>
    <w:rsid w:val="5955A1A3"/>
    <w:rsid w:val="59B64D57"/>
    <w:rsid w:val="5A7936AF"/>
    <w:rsid w:val="5A7D9517"/>
    <w:rsid w:val="5B3A4625"/>
    <w:rsid w:val="5BB922A0"/>
    <w:rsid w:val="5BC19083"/>
    <w:rsid w:val="5BFF8561"/>
    <w:rsid w:val="5C0C9CC2"/>
    <w:rsid w:val="5C4233EB"/>
    <w:rsid w:val="5CF6C3AE"/>
    <w:rsid w:val="5DC57AC7"/>
    <w:rsid w:val="5E04B8B8"/>
    <w:rsid w:val="5E06D1FF"/>
    <w:rsid w:val="5E22104D"/>
    <w:rsid w:val="5E305BDB"/>
    <w:rsid w:val="5E8F351A"/>
    <w:rsid w:val="5EFD6F0F"/>
    <w:rsid w:val="5F30258C"/>
    <w:rsid w:val="6114A780"/>
    <w:rsid w:val="6137F2AB"/>
    <w:rsid w:val="61B7DE3F"/>
    <w:rsid w:val="61E3E887"/>
    <w:rsid w:val="61E72261"/>
    <w:rsid w:val="621396BA"/>
    <w:rsid w:val="622DC940"/>
    <w:rsid w:val="623FAA0E"/>
    <w:rsid w:val="63BFB8C4"/>
    <w:rsid w:val="63D7B4B0"/>
    <w:rsid w:val="641C1F82"/>
    <w:rsid w:val="655C7374"/>
    <w:rsid w:val="65925D6F"/>
    <w:rsid w:val="65DEC60F"/>
    <w:rsid w:val="664AA485"/>
    <w:rsid w:val="6703B476"/>
    <w:rsid w:val="6799E07F"/>
    <w:rsid w:val="688C9CE9"/>
    <w:rsid w:val="692D6A82"/>
    <w:rsid w:val="6A179D3E"/>
    <w:rsid w:val="6A4912BE"/>
    <w:rsid w:val="6B6697EE"/>
    <w:rsid w:val="6BD9B1B6"/>
    <w:rsid w:val="6D8725D6"/>
    <w:rsid w:val="6DD58AE8"/>
    <w:rsid w:val="6E59EB44"/>
    <w:rsid w:val="715A994F"/>
    <w:rsid w:val="7160311C"/>
    <w:rsid w:val="72C25BC1"/>
    <w:rsid w:val="72D43CA6"/>
    <w:rsid w:val="74648E0C"/>
    <w:rsid w:val="74C424DD"/>
    <w:rsid w:val="74CB49BD"/>
    <w:rsid w:val="7690F739"/>
    <w:rsid w:val="77D85AAE"/>
    <w:rsid w:val="78050178"/>
    <w:rsid w:val="782CAAC7"/>
    <w:rsid w:val="79631798"/>
    <w:rsid w:val="79733999"/>
    <w:rsid w:val="7995DDC8"/>
    <w:rsid w:val="79A0BF02"/>
    <w:rsid w:val="7A049DC4"/>
    <w:rsid w:val="7A1DC6E9"/>
    <w:rsid w:val="7ADE4636"/>
    <w:rsid w:val="7B640EFF"/>
    <w:rsid w:val="7C7221E1"/>
    <w:rsid w:val="7CA1CFC0"/>
    <w:rsid w:val="7E1D5FBD"/>
    <w:rsid w:val="7E768439"/>
    <w:rsid w:val="7F2C93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55FE0"/>
  <w15:chartTrackingRefBased/>
  <w15:docId w15:val="{C51ECFCF-B9EB-4E7C-A21A-9EA1CD87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692"/>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297692"/>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9F0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0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361"/>
    <w:rPr>
      <w:rFonts w:eastAsiaTheme="majorEastAsia" w:cstheme="majorBidi"/>
      <w:b/>
      <w:color w:val="000000" w:themeColor="text1"/>
      <w:sz w:val="40"/>
      <w:szCs w:val="40"/>
    </w:rPr>
  </w:style>
  <w:style w:type="character" w:customStyle="1" w:styleId="Heading2Char">
    <w:name w:val="Heading 2 Char"/>
    <w:basedOn w:val="DefaultParagraphFont"/>
    <w:link w:val="Heading2"/>
    <w:uiPriority w:val="9"/>
    <w:rsid w:val="009F0CE8"/>
    <w:rPr>
      <w:rFonts w:eastAsiaTheme="majorEastAsia" w:cstheme="majorBidi"/>
      <w:color w:val="000000" w:themeColor="text1"/>
      <w:sz w:val="32"/>
      <w:szCs w:val="32"/>
    </w:rPr>
  </w:style>
  <w:style w:type="character" w:customStyle="1" w:styleId="Heading3Char">
    <w:name w:val="Heading 3 Char"/>
    <w:basedOn w:val="DefaultParagraphFont"/>
    <w:link w:val="Heading3"/>
    <w:uiPriority w:val="9"/>
    <w:rsid w:val="009F0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0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E8"/>
    <w:rPr>
      <w:rFonts w:eastAsiaTheme="majorEastAsia" w:cstheme="majorBidi"/>
      <w:color w:val="272727" w:themeColor="text1" w:themeTint="D8"/>
    </w:rPr>
  </w:style>
  <w:style w:type="paragraph" w:styleId="Title">
    <w:name w:val="Title"/>
    <w:basedOn w:val="Normal"/>
    <w:next w:val="Normal"/>
    <w:link w:val="TitleChar"/>
    <w:uiPriority w:val="10"/>
    <w:qFormat/>
    <w:rsid w:val="009F0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E8"/>
    <w:pPr>
      <w:spacing w:before="160"/>
      <w:jc w:val="center"/>
    </w:pPr>
    <w:rPr>
      <w:i/>
      <w:iCs/>
      <w:color w:val="404040" w:themeColor="text1" w:themeTint="BF"/>
    </w:rPr>
  </w:style>
  <w:style w:type="character" w:customStyle="1" w:styleId="QuoteChar">
    <w:name w:val="Quote Char"/>
    <w:basedOn w:val="DefaultParagraphFont"/>
    <w:link w:val="Quote"/>
    <w:uiPriority w:val="29"/>
    <w:rsid w:val="009F0CE8"/>
    <w:rPr>
      <w:i/>
      <w:iCs/>
      <w:color w:val="404040" w:themeColor="text1" w:themeTint="BF"/>
    </w:rPr>
  </w:style>
  <w:style w:type="paragraph" w:styleId="ListParagraph">
    <w:name w:val="List Paragraph"/>
    <w:basedOn w:val="Normal"/>
    <w:uiPriority w:val="34"/>
    <w:qFormat/>
    <w:rsid w:val="009F0CE8"/>
    <w:pPr>
      <w:ind w:left="720"/>
      <w:contextualSpacing/>
    </w:pPr>
  </w:style>
  <w:style w:type="character" w:styleId="IntenseEmphasis">
    <w:name w:val="Intense Emphasis"/>
    <w:basedOn w:val="DefaultParagraphFont"/>
    <w:uiPriority w:val="21"/>
    <w:qFormat/>
    <w:rsid w:val="009F0CE8"/>
    <w:rPr>
      <w:i/>
      <w:iCs/>
      <w:color w:val="0F4761" w:themeColor="accent1" w:themeShade="BF"/>
    </w:rPr>
  </w:style>
  <w:style w:type="paragraph" w:styleId="IntenseQuote">
    <w:name w:val="Intense Quote"/>
    <w:basedOn w:val="Normal"/>
    <w:next w:val="Normal"/>
    <w:link w:val="IntenseQuoteChar"/>
    <w:uiPriority w:val="30"/>
    <w:qFormat/>
    <w:rsid w:val="009F0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CE8"/>
    <w:rPr>
      <w:i/>
      <w:iCs/>
      <w:color w:val="0F4761" w:themeColor="accent1" w:themeShade="BF"/>
    </w:rPr>
  </w:style>
  <w:style w:type="character" w:styleId="IntenseReference">
    <w:name w:val="Intense Reference"/>
    <w:basedOn w:val="DefaultParagraphFont"/>
    <w:uiPriority w:val="32"/>
    <w:qFormat/>
    <w:rsid w:val="009F0CE8"/>
    <w:rPr>
      <w:b/>
      <w:bCs/>
      <w:smallCaps/>
      <w:color w:val="0F4761" w:themeColor="accent1" w:themeShade="BF"/>
      <w:spacing w:val="5"/>
    </w:rPr>
  </w:style>
  <w:style w:type="table" w:styleId="TableGrid">
    <w:name w:val="Table Grid"/>
    <w:basedOn w:val="TableNormal"/>
    <w:uiPriority w:val="39"/>
    <w:rsid w:val="009F0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5361"/>
    <w:rPr>
      <w:color w:val="467886" w:themeColor="hyperlink"/>
      <w:u w:val="single"/>
    </w:rPr>
  </w:style>
  <w:style w:type="character" w:styleId="UnresolvedMention">
    <w:name w:val="Unresolved Mention"/>
    <w:basedOn w:val="DefaultParagraphFont"/>
    <w:uiPriority w:val="99"/>
    <w:semiHidden/>
    <w:unhideWhenUsed/>
    <w:rsid w:val="00535361"/>
    <w:rPr>
      <w:color w:val="605E5C"/>
      <w:shd w:val="clear" w:color="auto" w:fill="E1DFDD"/>
    </w:rPr>
  </w:style>
  <w:style w:type="paragraph" w:styleId="TOCHeading">
    <w:name w:val="TOC Heading"/>
    <w:basedOn w:val="Heading1"/>
    <w:next w:val="Normal"/>
    <w:uiPriority w:val="39"/>
    <w:unhideWhenUsed/>
    <w:qFormat/>
    <w:rsid w:val="00535361"/>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35361"/>
    <w:pPr>
      <w:spacing w:after="100"/>
    </w:pPr>
  </w:style>
  <w:style w:type="paragraph" w:styleId="Caption">
    <w:name w:val="caption"/>
    <w:basedOn w:val="Normal"/>
    <w:next w:val="Normal"/>
    <w:uiPriority w:val="35"/>
    <w:unhideWhenUsed/>
    <w:qFormat/>
    <w:rsid w:val="00DF540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D7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C9C"/>
  </w:style>
  <w:style w:type="paragraph" w:styleId="Footer">
    <w:name w:val="footer"/>
    <w:basedOn w:val="Normal"/>
    <w:link w:val="FooterChar"/>
    <w:uiPriority w:val="99"/>
    <w:unhideWhenUsed/>
    <w:rsid w:val="006D7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C9C"/>
  </w:style>
  <w:style w:type="paragraph" w:styleId="FootnoteText">
    <w:name w:val="footnote text"/>
    <w:basedOn w:val="Normal"/>
    <w:link w:val="FootnoteTextChar"/>
    <w:uiPriority w:val="99"/>
    <w:semiHidden/>
    <w:unhideWhenUsed/>
    <w:rsid w:val="004546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4611"/>
    <w:rPr>
      <w:sz w:val="20"/>
      <w:szCs w:val="20"/>
    </w:rPr>
  </w:style>
  <w:style w:type="paragraph" w:styleId="TOC2">
    <w:name w:val="toc 2"/>
    <w:basedOn w:val="Normal"/>
    <w:next w:val="Normal"/>
    <w:autoRedefine/>
    <w:uiPriority w:val="39"/>
    <w:unhideWhenUsed/>
    <w:rsid w:val="00DF1A0D"/>
    <w:pPr>
      <w:spacing w:after="100"/>
      <w:ind w:left="240"/>
    </w:pPr>
  </w:style>
  <w:style w:type="paragraph" w:styleId="TOC3">
    <w:name w:val="toc 3"/>
    <w:basedOn w:val="Normal"/>
    <w:next w:val="Normal"/>
    <w:autoRedefine/>
    <w:uiPriority w:val="39"/>
    <w:unhideWhenUsed/>
    <w:rsid w:val="007A7B59"/>
    <w:pPr>
      <w:spacing w:after="100"/>
      <w:ind w:left="480"/>
    </w:pPr>
  </w:style>
  <w:style w:type="paragraph" w:styleId="TOC4">
    <w:name w:val="toc 4"/>
    <w:basedOn w:val="Normal"/>
    <w:next w:val="Normal"/>
    <w:autoRedefine/>
    <w:uiPriority w:val="39"/>
    <w:unhideWhenUsed/>
    <w:rsid w:val="00A55C67"/>
    <w:pPr>
      <w:spacing w:after="100"/>
      <w:ind w:left="720"/>
    </w:pPr>
    <w:rPr>
      <w:rFonts w:eastAsiaTheme="minorEastAsia"/>
    </w:rPr>
  </w:style>
  <w:style w:type="paragraph" w:styleId="TOC5">
    <w:name w:val="toc 5"/>
    <w:basedOn w:val="Normal"/>
    <w:next w:val="Normal"/>
    <w:autoRedefine/>
    <w:uiPriority w:val="39"/>
    <w:unhideWhenUsed/>
    <w:rsid w:val="00A55C67"/>
    <w:pPr>
      <w:spacing w:after="100"/>
      <w:ind w:left="960"/>
    </w:pPr>
    <w:rPr>
      <w:rFonts w:eastAsiaTheme="minorEastAsia"/>
    </w:rPr>
  </w:style>
  <w:style w:type="paragraph" w:styleId="TOC6">
    <w:name w:val="toc 6"/>
    <w:basedOn w:val="Normal"/>
    <w:next w:val="Normal"/>
    <w:autoRedefine/>
    <w:uiPriority w:val="39"/>
    <w:unhideWhenUsed/>
    <w:rsid w:val="00A55C67"/>
    <w:pPr>
      <w:spacing w:after="100"/>
      <w:ind w:left="1200"/>
    </w:pPr>
    <w:rPr>
      <w:rFonts w:eastAsiaTheme="minorEastAsia"/>
    </w:rPr>
  </w:style>
  <w:style w:type="paragraph" w:styleId="TOC7">
    <w:name w:val="toc 7"/>
    <w:basedOn w:val="Normal"/>
    <w:next w:val="Normal"/>
    <w:autoRedefine/>
    <w:uiPriority w:val="39"/>
    <w:unhideWhenUsed/>
    <w:rsid w:val="00A55C67"/>
    <w:pPr>
      <w:spacing w:after="100"/>
      <w:ind w:left="1440"/>
    </w:pPr>
    <w:rPr>
      <w:rFonts w:eastAsiaTheme="minorEastAsia"/>
    </w:rPr>
  </w:style>
  <w:style w:type="paragraph" w:styleId="TOC8">
    <w:name w:val="toc 8"/>
    <w:basedOn w:val="Normal"/>
    <w:next w:val="Normal"/>
    <w:autoRedefine/>
    <w:uiPriority w:val="39"/>
    <w:unhideWhenUsed/>
    <w:rsid w:val="00A55C67"/>
    <w:pPr>
      <w:spacing w:after="100"/>
      <w:ind w:left="1680"/>
    </w:pPr>
    <w:rPr>
      <w:rFonts w:eastAsiaTheme="minorEastAsia"/>
    </w:rPr>
  </w:style>
  <w:style w:type="paragraph" w:styleId="TOC9">
    <w:name w:val="toc 9"/>
    <w:basedOn w:val="Normal"/>
    <w:next w:val="Normal"/>
    <w:autoRedefine/>
    <w:uiPriority w:val="39"/>
    <w:unhideWhenUsed/>
    <w:rsid w:val="00A55C67"/>
    <w:pPr>
      <w:spacing w:after="100"/>
      <w:ind w:left="1920"/>
    </w:pPr>
    <w:rPr>
      <w:rFonts w:eastAsiaTheme="minorEastAsia"/>
    </w:rPr>
  </w:style>
  <w:style w:type="character" w:styleId="PlaceholderText">
    <w:name w:val="Placeholder Text"/>
    <w:basedOn w:val="DefaultParagraphFont"/>
    <w:uiPriority w:val="99"/>
    <w:semiHidden/>
    <w:rsid w:val="0058676A"/>
    <w:rPr>
      <w:color w:val="666666"/>
    </w:rPr>
  </w:style>
  <w:style w:type="table" w:styleId="GridTable5Dark-Accent1">
    <w:name w:val="Grid Table 5 Dark Accent 1"/>
    <w:basedOn w:val="TableNormal"/>
    <w:uiPriority w:val="50"/>
    <w:rsid w:val="005867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oter" Target="footer2.xml"/><Relationship Id="rId8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025A99-953A-4250-AB13-2C74E1B46CDB}">
  <we:reference id="a77fdc69-cec4-875a-9e32-581256c802c7" version="5.0.0.0" store="EXCatalog" storeType="EXCatalog"/>
  <we:alternateReferences>
    <we:reference id="WA104218065" version="5.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7E3B0DEEE9D3146BD8AF2F53CCE7509" ma:contentTypeVersion="13" ma:contentTypeDescription="Create a new document." ma:contentTypeScope="" ma:versionID="9ef32612488371ed7ee04c6ebfea2291">
  <xsd:schema xmlns:xsd="http://www.w3.org/2001/XMLSchema" xmlns:xs="http://www.w3.org/2001/XMLSchema" xmlns:p="http://schemas.microsoft.com/office/2006/metadata/properties" xmlns:ns3="3e149a59-2924-46cf-841c-2da8b5d9d2ea" xmlns:ns4="7171940a-c6c0-4c60-8b6e-fbe0d72cd722" targetNamespace="http://schemas.microsoft.com/office/2006/metadata/properties" ma:root="true" ma:fieldsID="30cd671b8503c8b71a7c81e26b4c3d5b" ns3:_="" ns4:_="">
    <xsd:import namespace="3e149a59-2924-46cf-841c-2da8b5d9d2ea"/>
    <xsd:import namespace="7171940a-c6c0-4c60-8b6e-fbe0d72cd7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DateTaken"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49a59-2924-46cf-841c-2da8b5d9d2e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1940a-c6c0-4c60-8b6e-fbe0d72cd7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171940a-c6c0-4c60-8b6e-fbe0d72cd722" xsi:nil="true"/>
  </documentManagement>
</p:properties>
</file>

<file path=customXml/itemProps1.xml><?xml version="1.0" encoding="utf-8"?>
<ds:datastoreItem xmlns:ds="http://schemas.openxmlformats.org/officeDocument/2006/customXml" ds:itemID="{505514E4-7F11-43DB-AF81-5EB2C84D7728}">
  <ds:schemaRefs>
    <ds:schemaRef ds:uri="http://schemas.openxmlformats.org/officeDocument/2006/bibliography"/>
  </ds:schemaRefs>
</ds:datastoreItem>
</file>

<file path=customXml/itemProps2.xml><?xml version="1.0" encoding="utf-8"?>
<ds:datastoreItem xmlns:ds="http://schemas.openxmlformats.org/officeDocument/2006/customXml" ds:itemID="{573E121B-DE9B-4433-AD25-F81137E595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49a59-2924-46cf-841c-2da8b5d9d2ea"/>
    <ds:schemaRef ds:uri="7171940a-c6c0-4c60-8b6e-fbe0d72cd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BCC276-2DDE-4DA3-9334-DC1BCCB61F10}">
  <ds:schemaRefs>
    <ds:schemaRef ds:uri="http://schemas.microsoft.com/sharepoint/v3/contenttype/forms"/>
  </ds:schemaRefs>
</ds:datastoreItem>
</file>

<file path=customXml/itemProps4.xml><?xml version="1.0" encoding="utf-8"?>
<ds:datastoreItem xmlns:ds="http://schemas.openxmlformats.org/officeDocument/2006/customXml" ds:itemID="{EC693B6D-AE50-4E72-A603-3430DB5979B1}">
  <ds:schemaRefs>
    <ds:schemaRef ds:uri="http://purl.org/dc/dcmitype/"/>
    <ds:schemaRef ds:uri="http://www.w3.org/XML/1998/namespace"/>
    <ds:schemaRef ds:uri="7171940a-c6c0-4c60-8b6e-fbe0d72cd722"/>
    <ds:schemaRef ds:uri="http://schemas.openxmlformats.org/package/2006/metadata/core-properties"/>
    <ds:schemaRef ds:uri="http://schemas.microsoft.com/office/2006/documentManagement/types"/>
    <ds:schemaRef ds:uri="http://purl.org/dc/elements/1.1/"/>
    <ds:schemaRef ds:uri="http://purl.org/dc/terms/"/>
    <ds:schemaRef ds:uri="http://schemas.microsoft.com/office/infopath/2007/PartnerControls"/>
    <ds:schemaRef ds:uri="3e149a59-2924-46cf-841c-2da8b5d9d2ea"/>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91</Pages>
  <Words>14554</Words>
  <Characters>82959</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97319</CharactersWithSpaces>
  <SharedDoc>false</SharedDoc>
  <HLinks>
    <vt:vector size="270" baseType="variant">
      <vt:variant>
        <vt:i4>1769534</vt:i4>
      </vt:variant>
      <vt:variant>
        <vt:i4>266</vt:i4>
      </vt:variant>
      <vt:variant>
        <vt:i4>0</vt:i4>
      </vt:variant>
      <vt:variant>
        <vt:i4>5</vt:i4>
      </vt:variant>
      <vt:variant>
        <vt:lpwstr/>
      </vt:variant>
      <vt:variant>
        <vt:lpwstr>_Toc219824716</vt:lpwstr>
      </vt:variant>
      <vt:variant>
        <vt:i4>1769534</vt:i4>
      </vt:variant>
      <vt:variant>
        <vt:i4>260</vt:i4>
      </vt:variant>
      <vt:variant>
        <vt:i4>0</vt:i4>
      </vt:variant>
      <vt:variant>
        <vt:i4>5</vt:i4>
      </vt:variant>
      <vt:variant>
        <vt:lpwstr/>
      </vt:variant>
      <vt:variant>
        <vt:lpwstr>_Toc219824715</vt:lpwstr>
      </vt:variant>
      <vt:variant>
        <vt:i4>1769534</vt:i4>
      </vt:variant>
      <vt:variant>
        <vt:i4>254</vt:i4>
      </vt:variant>
      <vt:variant>
        <vt:i4>0</vt:i4>
      </vt:variant>
      <vt:variant>
        <vt:i4>5</vt:i4>
      </vt:variant>
      <vt:variant>
        <vt:lpwstr/>
      </vt:variant>
      <vt:variant>
        <vt:lpwstr>_Toc219824714</vt:lpwstr>
      </vt:variant>
      <vt:variant>
        <vt:i4>1769534</vt:i4>
      </vt:variant>
      <vt:variant>
        <vt:i4>248</vt:i4>
      </vt:variant>
      <vt:variant>
        <vt:i4>0</vt:i4>
      </vt:variant>
      <vt:variant>
        <vt:i4>5</vt:i4>
      </vt:variant>
      <vt:variant>
        <vt:lpwstr/>
      </vt:variant>
      <vt:variant>
        <vt:lpwstr>_Toc219824713</vt:lpwstr>
      </vt:variant>
      <vt:variant>
        <vt:i4>1769534</vt:i4>
      </vt:variant>
      <vt:variant>
        <vt:i4>242</vt:i4>
      </vt:variant>
      <vt:variant>
        <vt:i4>0</vt:i4>
      </vt:variant>
      <vt:variant>
        <vt:i4>5</vt:i4>
      </vt:variant>
      <vt:variant>
        <vt:lpwstr/>
      </vt:variant>
      <vt:variant>
        <vt:lpwstr>_Toc219824712</vt:lpwstr>
      </vt:variant>
      <vt:variant>
        <vt:i4>1769534</vt:i4>
      </vt:variant>
      <vt:variant>
        <vt:i4>236</vt:i4>
      </vt:variant>
      <vt:variant>
        <vt:i4>0</vt:i4>
      </vt:variant>
      <vt:variant>
        <vt:i4>5</vt:i4>
      </vt:variant>
      <vt:variant>
        <vt:lpwstr/>
      </vt:variant>
      <vt:variant>
        <vt:lpwstr>_Toc219824711</vt:lpwstr>
      </vt:variant>
      <vt:variant>
        <vt:i4>1769534</vt:i4>
      </vt:variant>
      <vt:variant>
        <vt:i4>230</vt:i4>
      </vt:variant>
      <vt:variant>
        <vt:i4>0</vt:i4>
      </vt:variant>
      <vt:variant>
        <vt:i4>5</vt:i4>
      </vt:variant>
      <vt:variant>
        <vt:lpwstr/>
      </vt:variant>
      <vt:variant>
        <vt:lpwstr>_Toc219824710</vt:lpwstr>
      </vt:variant>
      <vt:variant>
        <vt:i4>1703998</vt:i4>
      </vt:variant>
      <vt:variant>
        <vt:i4>224</vt:i4>
      </vt:variant>
      <vt:variant>
        <vt:i4>0</vt:i4>
      </vt:variant>
      <vt:variant>
        <vt:i4>5</vt:i4>
      </vt:variant>
      <vt:variant>
        <vt:lpwstr/>
      </vt:variant>
      <vt:variant>
        <vt:lpwstr>_Toc219824709</vt:lpwstr>
      </vt:variant>
      <vt:variant>
        <vt:i4>1703998</vt:i4>
      </vt:variant>
      <vt:variant>
        <vt:i4>218</vt:i4>
      </vt:variant>
      <vt:variant>
        <vt:i4>0</vt:i4>
      </vt:variant>
      <vt:variant>
        <vt:i4>5</vt:i4>
      </vt:variant>
      <vt:variant>
        <vt:lpwstr/>
      </vt:variant>
      <vt:variant>
        <vt:lpwstr>_Toc219824708</vt:lpwstr>
      </vt:variant>
      <vt:variant>
        <vt:i4>1703998</vt:i4>
      </vt:variant>
      <vt:variant>
        <vt:i4>212</vt:i4>
      </vt:variant>
      <vt:variant>
        <vt:i4>0</vt:i4>
      </vt:variant>
      <vt:variant>
        <vt:i4>5</vt:i4>
      </vt:variant>
      <vt:variant>
        <vt:lpwstr/>
      </vt:variant>
      <vt:variant>
        <vt:lpwstr>_Toc219824707</vt:lpwstr>
      </vt:variant>
      <vt:variant>
        <vt:i4>1703998</vt:i4>
      </vt:variant>
      <vt:variant>
        <vt:i4>206</vt:i4>
      </vt:variant>
      <vt:variant>
        <vt:i4>0</vt:i4>
      </vt:variant>
      <vt:variant>
        <vt:i4>5</vt:i4>
      </vt:variant>
      <vt:variant>
        <vt:lpwstr/>
      </vt:variant>
      <vt:variant>
        <vt:lpwstr>_Toc219824706</vt:lpwstr>
      </vt:variant>
      <vt:variant>
        <vt:i4>1703998</vt:i4>
      </vt:variant>
      <vt:variant>
        <vt:i4>200</vt:i4>
      </vt:variant>
      <vt:variant>
        <vt:i4>0</vt:i4>
      </vt:variant>
      <vt:variant>
        <vt:i4>5</vt:i4>
      </vt:variant>
      <vt:variant>
        <vt:lpwstr/>
      </vt:variant>
      <vt:variant>
        <vt:lpwstr>_Toc219824705</vt:lpwstr>
      </vt:variant>
      <vt:variant>
        <vt:i4>1703998</vt:i4>
      </vt:variant>
      <vt:variant>
        <vt:i4>194</vt:i4>
      </vt:variant>
      <vt:variant>
        <vt:i4>0</vt:i4>
      </vt:variant>
      <vt:variant>
        <vt:i4>5</vt:i4>
      </vt:variant>
      <vt:variant>
        <vt:lpwstr/>
      </vt:variant>
      <vt:variant>
        <vt:lpwstr>_Toc219824704</vt:lpwstr>
      </vt:variant>
      <vt:variant>
        <vt:i4>1703998</vt:i4>
      </vt:variant>
      <vt:variant>
        <vt:i4>188</vt:i4>
      </vt:variant>
      <vt:variant>
        <vt:i4>0</vt:i4>
      </vt:variant>
      <vt:variant>
        <vt:i4>5</vt:i4>
      </vt:variant>
      <vt:variant>
        <vt:lpwstr/>
      </vt:variant>
      <vt:variant>
        <vt:lpwstr>_Toc219824703</vt:lpwstr>
      </vt:variant>
      <vt:variant>
        <vt:i4>1703998</vt:i4>
      </vt:variant>
      <vt:variant>
        <vt:i4>182</vt:i4>
      </vt:variant>
      <vt:variant>
        <vt:i4>0</vt:i4>
      </vt:variant>
      <vt:variant>
        <vt:i4>5</vt:i4>
      </vt:variant>
      <vt:variant>
        <vt:lpwstr/>
      </vt:variant>
      <vt:variant>
        <vt:lpwstr>_Toc219824702</vt:lpwstr>
      </vt:variant>
      <vt:variant>
        <vt:i4>1703998</vt:i4>
      </vt:variant>
      <vt:variant>
        <vt:i4>176</vt:i4>
      </vt:variant>
      <vt:variant>
        <vt:i4>0</vt:i4>
      </vt:variant>
      <vt:variant>
        <vt:i4>5</vt:i4>
      </vt:variant>
      <vt:variant>
        <vt:lpwstr/>
      </vt:variant>
      <vt:variant>
        <vt:lpwstr>_Toc219824701</vt:lpwstr>
      </vt:variant>
      <vt:variant>
        <vt:i4>1703998</vt:i4>
      </vt:variant>
      <vt:variant>
        <vt:i4>170</vt:i4>
      </vt:variant>
      <vt:variant>
        <vt:i4>0</vt:i4>
      </vt:variant>
      <vt:variant>
        <vt:i4>5</vt:i4>
      </vt:variant>
      <vt:variant>
        <vt:lpwstr/>
      </vt:variant>
      <vt:variant>
        <vt:lpwstr>_Toc219824700</vt:lpwstr>
      </vt:variant>
      <vt:variant>
        <vt:i4>1245247</vt:i4>
      </vt:variant>
      <vt:variant>
        <vt:i4>164</vt:i4>
      </vt:variant>
      <vt:variant>
        <vt:i4>0</vt:i4>
      </vt:variant>
      <vt:variant>
        <vt:i4>5</vt:i4>
      </vt:variant>
      <vt:variant>
        <vt:lpwstr/>
      </vt:variant>
      <vt:variant>
        <vt:lpwstr>_Toc219824699</vt:lpwstr>
      </vt:variant>
      <vt:variant>
        <vt:i4>1245247</vt:i4>
      </vt:variant>
      <vt:variant>
        <vt:i4>158</vt:i4>
      </vt:variant>
      <vt:variant>
        <vt:i4>0</vt:i4>
      </vt:variant>
      <vt:variant>
        <vt:i4>5</vt:i4>
      </vt:variant>
      <vt:variant>
        <vt:lpwstr/>
      </vt:variant>
      <vt:variant>
        <vt:lpwstr>_Toc219824698</vt:lpwstr>
      </vt:variant>
      <vt:variant>
        <vt:i4>1245247</vt:i4>
      </vt:variant>
      <vt:variant>
        <vt:i4>152</vt:i4>
      </vt:variant>
      <vt:variant>
        <vt:i4>0</vt:i4>
      </vt:variant>
      <vt:variant>
        <vt:i4>5</vt:i4>
      </vt:variant>
      <vt:variant>
        <vt:lpwstr/>
      </vt:variant>
      <vt:variant>
        <vt:lpwstr>_Toc219824697</vt:lpwstr>
      </vt:variant>
      <vt:variant>
        <vt:i4>1245247</vt:i4>
      </vt:variant>
      <vt:variant>
        <vt:i4>146</vt:i4>
      </vt:variant>
      <vt:variant>
        <vt:i4>0</vt:i4>
      </vt:variant>
      <vt:variant>
        <vt:i4>5</vt:i4>
      </vt:variant>
      <vt:variant>
        <vt:lpwstr/>
      </vt:variant>
      <vt:variant>
        <vt:lpwstr>_Toc219824696</vt:lpwstr>
      </vt:variant>
      <vt:variant>
        <vt:i4>1245247</vt:i4>
      </vt:variant>
      <vt:variant>
        <vt:i4>140</vt:i4>
      </vt:variant>
      <vt:variant>
        <vt:i4>0</vt:i4>
      </vt:variant>
      <vt:variant>
        <vt:i4>5</vt:i4>
      </vt:variant>
      <vt:variant>
        <vt:lpwstr/>
      </vt:variant>
      <vt:variant>
        <vt:lpwstr>_Toc219824695</vt:lpwstr>
      </vt:variant>
      <vt:variant>
        <vt:i4>1245247</vt:i4>
      </vt:variant>
      <vt:variant>
        <vt:i4>134</vt:i4>
      </vt:variant>
      <vt:variant>
        <vt:i4>0</vt:i4>
      </vt:variant>
      <vt:variant>
        <vt:i4>5</vt:i4>
      </vt:variant>
      <vt:variant>
        <vt:lpwstr/>
      </vt:variant>
      <vt:variant>
        <vt:lpwstr>_Toc219824694</vt:lpwstr>
      </vt:variant>
      <vt:variant>
        <vt:i4>1245247</vt:i4>
      </vt:variant>
      <vt:variant>
        <vt:i4>128</vt:i4>
      </vt:variant>
      <vt:variant>
        <vt:i4>0</vt:i4>
      </vt:variant>
      <vt:variant>
        <vt:i4>5</vt:i4>
      </vt:variant>
      <vt:variant>
        <vt:lpwstr/>
      </vt:variant>
      <vt:variant>
        <vt:lpwstr>_Toc219824693</vt:lpwstr>
      </vt:variant>
      <vt:variant>
        <vt:i4>1245247</vt:i4>
      </vt:variant>
      <vt:variant>
        <vt:i4>122</vt:i4>
      </vt:variant>
      <vt:variant>
        <vt:i4>0</vt:i4>
      </vt:variant>
      <vt:variant>
        <vt:i4>5</vt:i4>
      </vt:variant>
      <vt:variant>
        <vt:lpwstr/>
      </vt:variant>
      <vt:variant>
        <vt:lpwstr>_Toc219824692</vt:lpwstr>
      </vt:variant>
      <vt:variant>
        <vt:i4>1245247</vt:i4>
      </vt:variant>
      <vt:variant>
        <vt:i4>116</vt:i4>
      </vt:variant>
      <vt:variant>
        <vt:i4>0</vt:i4>
      </vt:variant>
      <vt:variant>
        <vt:i4>5</vt:i4>
      </vt:variant>
      <vt:variant>
        <vt:lpwstr/>
      </vt:variant>
      <vt:variant>
        <vt:lpwstr>_Toc219824691</vt:lpwstr>
      </vt:variant>
      <vt:variant>
        <vt:i4>1245247</vt:i4>
      </vt:variant>
      <vt:variant>
        <vt:i4>110</vt:i4>
      </vt:variant>
      <vt:variant>
        <vt:i4>0</vt:i4>
      </vt:variant>
      <vt:variant>
        <vt:i4>5</vt:i4>
      </vt:variant>
      <vt:variant>
        <vt:lpwstr/>
      </vt:variant>
      <vt:variant>
        <vt:lpwstr>_Toc219824690</vt:lpwstr>
      </vt:variant>
      <vt:variant>
        <vt:i4>1179711</vt:i4>
      </vt:variant>
      <vt:variant>
        <vt:i4>104</vt:i4>
      </vt:variant>
      <vt:variant>
        <vt:i4>0</vt:i4>
      </vt:variant>
      <vt:variant>
        <vt:i4>5</vt:i4>
      </vt:variant>
      <vt:variant>
        <vt:lpwstr/>
      </vt:variant>
      <vt:variant>
        <vt:lpwstr>_Toc219824689</vt:lpwstr>
      </vt:variant>
      <vt:variant>
        <vt:i4>1179711</vt:i4>
      </vt:variant>
      <vt:variant>
        <vt:i4>98</vt:i4>
      </vt:variant>
      <vt:variant>
        <vt:i4>0</vt:i4>
      </vt:variant>
      <vt:variant>
        <vt:i4>5</vt:i4>
      </vt:variant>
      <vt:variant>
        <vt:lpwstr/>
      </vt:variant>
      <vt:variant>
        <vt:lpwstr>_Toc219824688</vt:lpwstr>
      </vt:variant>
      <vt:variant>
        <vt:i4>1179711</vt:i4>
      </vt:variant>
      <vt:variant>
        <vt:i4>92</vt:i4>
      </vt:variant>
      <vt:variant>
        <vt:i4>0</vt:i4>
      </vt:variant>
      <vt:variant>
        <vt:i4>5</vt:i4>
      </vt:variant>
      <vt:variant>
        <vt:lpwstr/>
      </vt:variant>
      <vt:variant>
        <vt:lpwstr>_Toc219824687</vt:lpwstr>
      </vt:variant>
      <vt:variant>
        <vt:i4>1179711</vt:i4>
      </vt:variant>
      <vt:variant>
        <vt:i4>86</vt:i4>
      </vt:variant>
      <vt:variant>
        <vt:i4>0</vt:i4>
      </vt:variant>
      <vt:variant>
        <vt:i4>5</vt:i4>
      </vt:variant>
      <vt:variant>
        <vt:lpwstr/>
      </vt:variant>
      <vt:variant>
        <vt:lpwstr>_Toc219824686</vt:lpwstr>
      </vt:variant>
      <vt:variant>
        <vt:i4>1179711</vt:i4>
      </vt:variant>
      <vt:variant>
        <vt:i4>80</vt:i4>
      </vt:variant>
      <vt:variant>
        <vt:i4>0</vt:i4>
      </vt:variant>
      <vt:variant>
        <vt:i4>5</vt:i4>
      </vt:variant>
      <vt:variant>
        <vt:lpwstr/>
      </vt:variant>
      <vt:variant>
        <vt:lpwstr>_Toc219824685</vt:lpwstr>
      </vt:variant>
      <vt:variant>
        <vt:i4>1179711</vt:i4>
      </vt:variant>
      <vt:variant>
        <vt:i4>74</vt:i4>
      </vt:variant>
      <vt:variant>
        <vt:i4>0</vt:i4>
      </vt:variant>
      <vt:variant>
        <vt:i4>5</vt:i4>
      </vt:variant>
      <vt:variant>
        <vt:lpwstr/>
      </vt:variant>
      <vt:variant>
        <vt:lpwstr>_Toc219824684</vt:lpwstr>
      </vt:variant>
      <vt:variant>
        <vt:i4>1179711</vt:i4>
      </vt:variant>
      <vt:variant>
        <vt:i4>68</vt:i4>
      </vt:variant>
      <vt:variant>
        <vt:i4>0</vt:i4>
      </vt:variant>
      <vt:variant>
        <vt:i4>5</vt:i4>
      </vt:variant>
      <vt:variant>
        <vt:lpwstr/>
      </vt:variant>
      <vt:variant>
        <vt:lpwstr>_Toc219824683</vt:lpwstr>
      </vt:variant>
      <vt:variant>
        <vt:i4>1179711</vt:i4>
      </vt:variant>
      <vt:variant>
        <vt:i4>62</vt:i4>
      </vt:variant>
      <vt:variant>
        <vt:i4>0</vt:i4>
      </vt:variant>
      <vt:variant>
        <vt:i4>5</vt:i4>
      </vt:variant>
      <vt:variant>
        <vt:lpwstr/>
      </vt:variant>
      <vt:variant>
        <vt:lpwstr>_Toc219824682</vt:lpwstr>
      </vt:variant>
      <vt:variant>
        <vt:i4>1179711</vt:i4>
      </vt:variant>
      <vt:variant>
        <vt:i4>56</vt:i4>
      </vt:variant>
      <vt:variant>
        <vt:i4>0</vt:i4>
      </vt:variant>
      <vt:variant>
        <vt:i4>5</vt:i4>
      </vt:variant>
      <vt:variant>
        <vt:lpwstr/>
      </vt:variant>
      <vt:variant>
        <vt:lpwstr>_Toc219824681</vt:lpwstr>
      </vt:variant>
      <vt:variant>
        <vt:i4>1179711</vt:i4>
      </vt:variant>
      <vt:variant>
        <vt:i4>50</vt:i4>
      </vt:variant>
      <vt:variant>
        <vt:i4>0</vt:i4>
      </vt:variant>
      <vt:variant>
        <vt:i4>5</vt:i4>
      </vt:variant>
      <vt:variant>
        <vt:lpwstr/>
      </vt:variant>
      <vt:variant>
        <vt:lpwstr>_Toc219824680</vt:lpwstr>
      </vt:variant>
      <vt:variant>
        <vt:i4>1900607</vt:i4>
      </vt:variant>
      <vt:variant>
        <vt:i4>44</vt:i4>
      </vt:variant>
      <vt:variant>
        <vt:i4>0</vt:i4>
      </vt:variant>
      <vt:variant>
        <vt:i4>5</vt:i4>
      </vt:variant>
      <vt:variant>
        <vt:lpwstr/>
      </vt:variant>
      <vt:variant>
        <vt:lpwstr>_Toc219824679</vt:lpwstr>
      </vt:variant>
      <vt:variant>
        <vt:i4>1900607</vt:i4>
      </vt:variant>
      <vt:variant>
        <vt:i4>38</vt:i4>
      </vt:variant>
      <vt:variant>
        <vt:i4>0</vt:i4>
      </vt:variant>
      <vt:variant>
        <vt:i4>5</vt:i4>
      </vt:variant>
      <vt:variant>
        <vt:lpwstr/>
      </vt:variant>
      <vt:variant>
        <vt:lpwstr>_Toc219824678</vt:lpwstr>
      </vt:variant>
      <vt:variant>
        <vt:i4>1900607</vt:i4>
      </vt:variant>
      <vt:variant>
        <vt:i4>32</vt:i4>
      </vt:variant>
      <vt:variant>
        <vt:i4>0</vt:i4>
      </vt:variant>
      <vt:variant>
        <vt:i4>5</vt:i4>
      </vt:variant>
      <vt:variant>
        <vt:lpwstr/>
      </vt:variant>
      <vt:variant>
        <vt:lpwstr>_Toc219824677</vt:lpwstr>
      </vt:variant>
      <vt:variant>
        <vt:i4>1900607</vt:i4>
      </vt:variant>
      <vt:variant>
        <vt:i4>26</vt:i4>
      </vt:variant>
      <vt:variant>
        <vt:i4>0</vt:i4>
      </vt:variant>
      <vt:variant>
        <vt:i4>5</vt:i4>
      </vt:variant>
      <vt:variant>
        <vt:lpwstr/>
      </vt:variant>
      <vt:variant>
        <vt:lpwstr>_Toc219824676</vt:lpwstr>
      </vt:variant>
      <vt:variant>
        <vt:i4>1900607</vt:i4>
      </vt:variant>
      <vt:variant>
        <vt:i4>20</vt:i4>
      </vt:variant>
      <vt:variant>
        <vt:i4>0</vt:i4>
      </vt:variant>
      <vt:variant>
        <vt:i4>5</vt:i4>
      </vt:variant>
      <vt:variant>
        <vt:lpwstr/>
      </vt:variant>
      <vt:variant>
        <vt:lpwstr>_Toc219824675</vt:lpwstr>
      </vt:variant>
      <vt:variant>
        <vt:i4>1900607</vt:i4>
      </vt:variant>
      <vt:variant>
        <vt:i4>14</vt:i4>
      </vt:variant>
      <vt:variant>
        <vt:i4>0</vt:i4>
      </vt:variant>
      <vt:variant>
        <vt:i4>5</vt:i4>
      </vt:variant>
      <vt:variant>
        <vt:lpwstr/>
      </vt:variant>
      <vt:variant>
        <vt:lpwstr>_Toc219824674</vt:lpwstr>
      </vt:variant>
      <vt:variant>
        <vt:i4>1900607</vt:i4>
      </vt:variant>
      <vt:variant>
        <vt:i4>8</vt:i4>
      </vt:variant>
      <vt:variant>
        <vt:i4>0</vt:i4>
      </vt:variant>
      <vt:variant>
        <vt:i4>5</vt:i4>
      </vt:variant>
      <vt:variant>
        <vt:lpwstr/>
      </vt:variant>
      <vt:variant>
        <vt:lpwstr>_Toc219824673</vt:lpwstr>
      </vt:variant>
      <vt:variant>
        <vt:i4>1900607</vt:i4>
      </vt:variant>
      <vt:variant>
        <vt:i4>2</vt:i4>
      </vt:variant>
      <vt:variant>
        <vt:i4>0</vt:i4>
      </vt:variant>
      <vt:variant>
        <vt:i4>5</vt:i4>
      </vt:variant>
      <vt:variant>
        <vt:lpwstr/>
      </vt:variant>
      <vt:variant>
        <vt:lpwstr>_Toc219824672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Zivadinovic</dc:creator>
  <cp:keywords/>
  <dc:description/>
  <cp:lastModifiedBy>Aleksa Djordjevic</cp:lastModifiedBy>
  <cp:revision>2</cp:revision>
  <dcterms:created xsi:type="dcterms:W3CDTF">2026-02-17T15:30:00Z</dcterms:created>
  <dcterms:modified xsi:type="dcterms:W3CDTF">2026-02-17T15:30:00Z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0x01010037E3B0DEEE9D3146BD8AF2F53CCE7509</vt:lpwstr>
  </property>
</Properties>
</file>